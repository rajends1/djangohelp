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1" w:rightFromText="181" w:vertAnchor="page" w:horzAnchor="page" w:tblpX="2048" w:tblpY="10757"/>
        <w:tblW w:w="0" w:type="auto"/>
        <w:tblLook w:val="0480" w:firstRow="0" w:lastRow="0" w:firstColumn="1" w:lastColumn="0" w:noHBand="0" w:noVBand="1"/>
      </w:tblPr>
      <w:tblGrid>
        <w:gridCol w:w="2977"/>
        <w:gridCol w:w="5107"/>
      </w:tblGrid>
      <w:tr w:rsidR="00E218D7" w:rsidRPr="00E1498E" w14:paraId="7CDE74E6" w14:textId="77777777" w:rsidTr="2AEF2018">
        <w:trPr>
          <w:trHeight w:val="340"/>
        </w:trPr>
        <w:tc>
          <w:tcPr>
            <w:tcW w:w="2977" w:type="dxa"/>
            <w:vAlign w:val="center"/>
          </w:tcPr>
          <w:p w14:paraId="3ACB85F5" w14:textId="77777777" w:rsidR="00E218D7" w:rsidRPr="00E1498E" w:rsidRDefault="00E218D7" w:rsidP="00263C57">
            <w:pPr>
              <w:pStyle w:val="CoverPageSubtext"/>
              <w:jc w:val="center"/>
            </w:pPr>
            <w:bookmarkStart w:id="0" w:name="_Hlk88552990"/>
            <w:bookmarkEnd w:id="0"/>
            <w:r w:rsidRPr="00E1498E">
              <w:t>Version:</w:t>
            </w:r>
          </w:p>
        </w:tc>
        <w:tc>
          <w:tcPr>
            <w:tcW w:w="5107" w:type="dxa"/>
            <w:vAlign w:val="center"/>
          </w:tcPr>
          <w:p w14:paraId="2CDEDD59" w14:textId="1F39A33E" w:rsidR="00E218D7" w:rsidRPr="00E1498E" w:rsidRDefault="00EC02C6" w:rsidP="00263C57">
            <w:pPr>
              <w:pStyle w:val="CoverPageSubtext"/>
              <w:jc w:val="center"/>
            </w:pPr>
            <w:r>
              <w:t>FSM_HLA</w:t>
            </w:r>
            <w:r w:rsidR="00500F21">
              <w:t>_v0.</w:t>
            </w:r>
            <w:ins w:id="1" w:author="Feven, Lizzy (DCC)" w:date="2024-05-09T12:35:00Z">
              <w:r w:rsidR="007306A8">
                <w:t>3</w:t>
              </w:r>
            </w:ins>
            <w:del w:id="2" w:author="Feven, Lizzy (DCC)" w:date="2024-05-09T12:35:00Z">
              <w:r w:rsidR="009309F7" w:rsidDel="007306A8">
                <w:delText>2</w:delText>
              </w:r>
            </w:del>
          </w:p>
        </w:tc>
      </w:tr>
      <w:tr w:rsidR="00E218D7" w:rsidRPr="00E1498E" w14:paraId="4878FDD9" w14:textId="77777777" w:rsidTr="2AEF2018">
        <w:trPr>
          <w:trHeight w:val="300"/>
        </w:trPr>
        <w:tc>
          <w:tcPr>
            <w:tcW w:w="2977" w:type="dxa"/>
            <w:vAlign w:val="center"/>
          </w:tcPr>
          <w:p w14:paraId="7D378606" w14:textId="77777777" w:rsidR="00E218D7" w:rsidRPr="00E1498E" w:rsidRDefault="000A5BF5" w:rsidP="00263C57">
            <w:pPr>
              <w:pStyle w:val="CoverPageSubtext"/>
              <w:jc w:val="center"/>
            </w:pPr>
            <w:r>
              <w:t>Owner</w:t>
            </w:r>
            <w:r w:rsidR="00E218D7">
              <w:t>:</w:t>
            </w:r>
          </w:p>
        </w:tc>
        <w:tc>
          <w:tcPr>
            <w:tcW w:w="5107" w:type="dxa"/>
            <w:vAlign w:val="center"/>
          </w:tcPr>
          <w:p w14:paraId="561D98BA" w14:textId="28E961EF" w:rsidR="00E218D7" w:rsidRPr="00E1498E" w:rsidRDefault="007C480F" w:rsidP="00263C57">
            <w:pPr>
              <w:pStyle w:val="CoverPageSubtext"/>
              <w:jc w:val="center"/>
            </w:pPr>
            <w:r>
              <w:t>Lizzy Feven</w:t>
            </w:r>
          </w:p>
        </w:tc>
      </w:tr>
      <w:tr w:rsidR="00E301E0" w:rsidRPr="00E1498E" w14:paraId="462AFC4F" w14:textId="77777777" w:rsidTr="2AEF2018">
        <w:trPr>
          <w:trHeight w:val="340"/>
        </w:trPr>
        <w:tc>
          <w:tcPr>
            <w:tcW w:w="2977" w:type="dxa"/>
            <w:vAlign w:val="center"/>
          </w:tcPr>
          <w:p w14:paraId="64AF4559" w14:textId="2ABA16F0" w:rsidR="00E301E0" w:rsidRPr="00E1498E" w:rsidRDefault="007547AE" w:rsidP="00263C57">
            <w:pPr>
              <w:pStyle w:val="CoverPageSubtext"/>
              <w:jc w:val="center"/>
            </w:pPr>
            <w:r>
              <w:t>Approved by</w:t>
            </w:r>
          </w:p>
        </w:tc>
        <w:tc>
          <w:tcPr>
            <w:tcW w:w="5107" w:type="dxa"/>
            <w:vAlign w:val="center"/>
          </w:tcPr>
          <w:p w14:paraId="3304472B" w14:textId="5386CE4F" w:rsidR="00E301E0" w:rsidRPr="00967ED8" w:rsidRDefault="00BE7451" w:rsidP="00263C57">
            <w:pPr>
              <w:pStyle w:val="CoverPageSubtext"/>
              <w:jc w:val="center"/>
            </w:pPr>
            <w:bookmarkStart w:id="3" w:name="OLE_LINK193"/>
            <w:bookmarkStart w:id="4" w:name="OLE_LINK194"/>
            <w:r>
              <w:t>Smart DCC C</w:t>
            </w:r>
            <w:bookmarkEnd w:id="3"/>
            <w:bookmarkEnd w:id="4"/>
            <w:r w:rsidR="000B7813">
              <w:t>TO</w:t>
            </w:r>
          </w:p>
        </w:tc>
      </w:tr>
      <w:tr w:rsidR="00E218D7" w:rsidRPr="00E1498E" w14:paraId="6AC98523" w14:textId="77777777" w:rsidTr="2AEF2018">
        <w:trPr>
          <w:trHeight w:val="340"/>
        </w:trPr>
        <w:tc>
          <w:tcPr>
            <w:tcW w:w="2977" w:type="dxa"/>
            <w:vAlign w:val="center"/>
          </w:tcPr>
          <w:p w14:paraId="7A1E4BAC" w14:textId="77777777" w:rsidR="00E218D7" w:rsidRPr="00E1498E" w:rsidRDefault="00E218D7" w:rsidP="00263C57">
            <w:pPr>
              <w:pStyle w:val="CoverPageSubtext"/>
              <w:jc w:val="center"/>
            </w:pPr>
            <w:r w:rsidRPr="00E1498E">
              <w:t>Classification:</w:t>
            </w:r>
          </w:p>
        </w:tc>
        <w:tc>
          <w:tcPr>
            <w:tcW w:w="5107" w:type="dxa"/>
            <w:vAlign w:val="center"/>
          </w:tcPr>
          <w:p w14:paraId="7749F1AE" w14:textId="07578E88" w:rsidR="00E218D7" w:rsidRPr="00E1498E" w:rsidRDefault="00967ED8" w:rsidP="00263C57">
            <w:pPr>
              <w:pStyle w:val="CoverPageSubtext"/>
              <w:jc w:val="center"/>
            </w:pPr>
            <w:bookmarkStart w:id="5" w:name="Classification"/>
            <w:r w:rsidRPr="00967ED8">
              <w:t>DCC</w:t>
            </w:r>
            <w:r w:rsidR="00D55259">
              <w:t xml:space="preserve"> </w:t>
            </w:r>
            <w:bookmarkEnd w:id="5"/>
            <w:r w:rsidR="006D143F">
              <w:t>Controlled</w:t>
            </w:r>
          </w:p>
        </w:tc>
      </w:tr>
      <w:tr w:rsidR="00D67431" w:rsidRPr="00E1498E" w14:paraId="6AC933E4" w14:textId="77777777" w:rsidTr="2AEF2018">
        <w:trPr>
          <w:trHeight w:val="340"/>
        </w:trPr>
        <w:tc>
          <w:tcPr>
            <w:tcW w:w="2977" w:type="dxa"/>
            <w:vAlign w:val="center"/>
          </w:tcPr>
          <w:p w14:paraId="13F3005A" w14:textId="04BF78E6" w:rsidR="00D67431" w:rsidRPr="00E1498E" w:rsidRDefault="00CF2158" w:rsidP="00263C57">
            <w:pPr>
              <w:pStyle w:val="CoverPageSubtext"/>
              <w:jc w:val="center"/>
            </w:pPr>
            <w:r>
              <w:t>Next Review</w:t>
            </w:r>
          </w:p>
        </w:tc>
        <w:tc>
          <w:tcPr>
            <w:tcW w:w="5107" w:type="dxa"/>
            <w:vAlign w:val="center"/>
          </w:tcPr>
          <w:p w14:paraId="6C61460C" w14:textId="0F82950A" w:rsidR="00D67431" w:rsidRPr="00967ED8" w:rsidRDefault="00BD1B12" w:rsidP="00263C57">
            <w:pPr>
              <w:pStyle w:val="CoverPageSubtext"/>
              <w:jc w:val="center"/>
            </w:pPr>
            <w:r>
              <w:t>TBD</w:t>
            </w:r>
          </w:p>
        </w:tc>
      </w:tr>
    </w:tbl>
    <w:sdt>
      <w:sdtPr>
        <w:alias w:val="Title"/>
        <w:tag w:val=""/>
        <w:id w:val="-12006980"/>
        <w:placeholder>
          <w:docPart w:val="B9060CA101CD4CC3A700CBCC93E483FA"/>
        </w:placeholder>
        <w:dataBinding w:prefixMappings="xmlns:ns0='http://purl.org/dc/elements/1.1/' xmlns:ns1='http://schemas.openxmlformats.org/package/2006/metadata/core-properties' " w:xpath="/ns1:coreProperties[1]/ns0:title[1]" w:storeItemID="{6C3C8BC8-F283-45AE-878A-BAB7291924A1}"/>
        <w:text/>
      </w:sdtPr>
      <w:sdtContent>
        <w:p w14:paraId="50058354" w14:textId="37DFFF32" w:rsidR="00A54E45" w:rsidRDefault="00906EEB" w:rsidP="00263C57">
          <w:pPr>
            <w:pStyle w:val="CoverPageTitle"/>
            <w:jc w:val="center"/>
          </w:pPr>
          <w:del w:id="6" w:author="Feven, Lizzy (DCC)" w:date="2024-03-13T15:32:00Z">
            <w:r w:rsidDel="0074791D">
              <w:delText>High-Level Architecture Documentation</w:delText>
            </w:r>
          </w:del>
          <w:ins w:id="7" w:author="Feven, Lizzy (DCC)" w:date="2024-03-13T15:32:00Z">
            <w:r w:rsidR="004C3CA6">
              <w:t>Future Service Management High-Level Architecture Document</w:t>
            </w:r>
          </w:ins>
        </w:p>
      </w:sdtContent>
    </w:sdt>
    <w:p w14:paraId="7E8C11D7" w14:textId="5F967DE1" w:rsidR="000A5BF5" w:rsidRPr="000A5BF5" w:rsidRDefault="00E64C63" w:rsidP="00263C57">
      <w:pPr>
        <w:pStyle w:val="CoverPageSubtitle"/>
        <w:jc w:val="center"/>
      </w:pPr>
      <w:r>
        <w:t>December</w:t>
      </w:r>
      <w:r w:rsidR="001C7ABB">
        <w:t xml:space="preserve"> </w:t>
      </w:r>
      <w:r w:rsidR="00222445">
        <w:t>20</w:t>
      </w:r>
      <w:r w:rsidR="00BD1B12">
        <w:t>20</w:t>
      </w:r>
    </w:p>
    <w:p w14:paraId="5E956DA0" w14:textId="77777777" w:rsidR="00A54E45" w:rsidRPr="00A54E45" w:rsidRDefault="00A54E45" w:rsidP="00263C57">
      <w:pPr>
        <w:pStyle w:val="BodyTextNormal"/>
        <w:jc w:val="center"/>
      </w:pPr>
    </w:p>
    <w:p w14:paraId="259B6B2B" w14:textId="77777777" w:rsidR="00796E0C" w:rsidRDefault="00796E0C" w:rsidP="00263C57">
      <w:pPr>
        <w:pStyle w:val="BodyTextNormal"/>
        <w:jc w:val="center"/>
      </w:pPr>
    </w:p>
    <w:p w14:paraId="566B1481" w14:textId="77777777" w:rsidR="00A54E45" w:rsidRDefault="00A54E45" w:rsidP="00263C57">
      <w:pPr>
        <w:jc w:val="center"/>
        <w:sectPr w:rsidR="00A54E45" w:rsidSect="00F622DB">
          <w:headerReference w:type="default" r:id="rId12"/>
          <w:footerReference w:type="even" r:id="rId13"/>
          <w:footerReference w:type="default" r:id="rId14"/>
          <w:headerReference w:type="first" r:id="rId15"/>
          <w:footerReference w:type="first" r:id="rId16"/>
          <w:pgSz w:w="11900" w:h="16840"/>
          <w:pgMar w:top="6237" w:right="1134" w:bottom="1440" w:left="1134" w:header="284" w:footer="709" w:gutter="0"/>
          <w:pgNumType w:start="1"/>
          <w:cols w:space="708"/>
          <w:titlePg/>
        </w:sectPr>
      </w:pPr>
    </w:p>
    <w:p w14:paraId="645D4A28" w14:textId="77777777" w:rsidR="00CC0A16" w:rsidRDefault="00CC0A16" w:rsidP="00263C57">
      <w:pPr>
        <w:pStyle w:val="DocumentControlHeading"/>
        <w:jc w:val="center"/>
        <w:rPr>
          <w:rFonts w:hint="eastAsia"/>
        </w:rPr>
      </w:pPr>
      <w:bookmarkStart w:id="8" w:name="_Toc13119357"/>
      <w:r>
        <w:lastRenderedPageBreak/>
        <w:t>Document Control Heading</w:t>
      </w:r>
    </w:p>
    <w:p w14:paraId="69F2BE30" w14:textId="77777777" w:rsidR="00CC0A16" w:rsidRDefault="00CC0A16" w:rsidP="00263C57">
      <w:pPr>
        <w:pStyle w:val="DocumentControlSubtitle"/>
        <w:jc w:val="center"/>
      </w:pPr>
      <w:r>
        <w:t>Revision History (Document Control Subtitle)</w:t>
      </w:r>
    </w:p>
    <w:tbl>
      <w:tblPr>
        <w:tblStyle w:val="TableTemplate2"/>
        <w:tblW w:w="5021" w:type="pct"/>
        <w:tblLook w:val="0420" w:firstRow="1" w:lastRow="0" w:firstColumn="0" w:lastColumn="0" w:noHBand="0" w:noVBand="1"/>
      </w:tblPr>
      <w:tblGrid>
        <w:gridCol w:w="1419"/>
        <w:gridCol w:w="3968"/>
        <w:gridCol w:w="2753"/>
        <w:gridCol w:w="8"/>
        <w:gridCol w:w="1531"/>
      </w:tblGrid>
      <w:tr w:rsidR="00CC0A16" w:rsidRPr="00EC5868" w14:paraId="6BE1972E" w14:textId="77777777" w:rsidTr="002B295D">
        <w:trPr>
          <w:cnfStyle w:val="100000000000" w:firstRow="1" w:lastRow="0" w:firstColumn="0" w:lastColumn="0" w:oddVBand="0" w:evenVBand="0" w:oddHBand="0" w:evenHBand="0" w:firstRowFirstColumn="0" w:firstRowLastColumn="0" w:lastRowFirstColumn="0" w:lastRowLastColumn="0"/>
        </w:trPr>
        <w:tc>
          <w:tcPr>
            <w:tcW w:w="733" w:type="pct"/>
            <w:hideMark/>
          </w:tcPr>
          <w:p w14:paraId="20773997" w14:textId="77777777" w:rsidR="00CC0A16" w:rsidRPr="003568B8" w:rsidRDefault="00CC0A16" w:rsidP="00263C57">
            <w:pPr>
              <w:pStyle w:val="TableHeadings"/>
              <w:jc w:val="center"/>
            </w:pPr>
            <w:r>
              <w:t xml:space="preserve">Revision </w:t>
            </w:r>
            <w:r w:rsidRPr="003568B8">
              <w:t>Date</w:t>
            </w:r>
          </w:p>
        </w:tc>
        <w:tc>
          <w:tcPr>
            <w:tcW w:w="2050" w:type="pct"/>
            <w:hideMark/>
          </w:tcPr>
          <w:p w14:paraId="18E91CE4" w14:textId="77777777" w:rsidR="00CC0A16" w:rsidRPr="00EC2C82" w:rsidRDefault="00CC0A16" w:rsidP="00263C57">
            <w:pPr>
              <w:pStyle w:val="TableHeadings"/>
              <w:jc w:val="center"/>
            </w:pPr>
            <w:r w:rsidRPr="00EC2C82">
              <w:t>Summary of Changes</w:t>
            </w:r>
          </w:p>
        </w:tc>
        <w:tc>
          <w:tcPr>
            <w:tcW w:w="1422" w:type="pct"/>
            <w:hideMark/>
          </w:tcPr>
          <w:p w14:paraId="420611CC" w14:textId="77777777" w:rsidR="00CC0A16" w:rsidRPr="003568B8" w:rsidRDefault="00CC0A16" w:rsidP="00263C57">
            <w:pPr>
              <w:pStyle w:val="TableHeadings"/>
              <w:jc w:val="center"/>
            </w:pPr>
            <w:r w:rsidRPr="003568B8">
              <w:t>Changes</w:t>
            </w:r>
            <w:r w:rsidRPr="003568B8">
              <w:br/>
              <w:t>Marked</w:t>
            </w:r>
          </w:p>
        </w:tc>
        <w:tc>
          <w:tcPr>
            <w:tcW w:w="795" w:type="pct"/>
            <w:gridSpan w:val="2"/>
          </w:tcPr>
          <w:p w14:paraId="7DE59712" w14:textId="77777777" w:rsidR="00CC0A16" w:rsidRPr="003568B8" w:rsidRDefault="00CC0A16" w:rsidP="00263C57">
            <w:pPr>
              <w:pStyle w:val="TableHeadings"/>
              <w:jc w:val="center"/>
            </w:pPr>
            <w:r>
              <w:t>Version Number</w:t>
            </w:r>
          </w:p>
        </w:tc>
      </w:tr>
      <w:tr w:rsidR="00CC0A16" w:rsidRPr="00EC5868" w14:paraId="22A9CBC3" w14:textId="77777777" w:rsidTr="002B295D">
        <w:trPr>
          <w:cnfStyle w:val="000000100000" w:firstRow="0" w:lastRow="0" w:firstColumn="0" w:lastColumn="0" w:oddVBand="0" w:evenVBand="0" w:oddHBand="1" w:evenHBand="0" w:firstRowFirstColumn="0" w:firstRowLastColumn="0" w:lastRowFirstColumn="0" w:lastRowLastColumn="0"/>
          <w:trHeight w:val="372"/>
        </w:trPr>
        <w:tc>
          <w:tcPr>
            <w:tcW w:w="733" w:type="pct"/>
          </w:tcPr>
          <w:p w14:paraId="4871B37A" w14:textId="7E7A5696" w:rsidR="00CC0A16" w:rsidRPr="00EC5868" w:rsidRDefault="00FF4B49" w:rsidP="00263C57">
            <w:pPr>
              <w:pStyle w:val="TableText-Left"/>
              <w:jc w:val="center"/>
            </w:pPr>
            <w:r>
              <w:t>04/03/2024</w:t>
            </w:r>
          </w:p>
        </w:tc>
        <w:tc>
          <w:tcPr>
            <w:tcW w:w="2050" w:type="pct"/>
          </w:tcPr>
          <w:p w14:paraId="4CFF1B39" w14:textId="77777777" w:rsidR="00CC0A16" w:rsidRPr="00EC5868" w:rsidRDefault="00CC0A16" w:rsidP="005A7B7E">
            <w:pPr>
              <w:pStyle w:val="TableText-Left"/>
            </w:pPr>
            <w:r>
              <w:t>Initial Draft</w:t>
            </w:r>
          </w:p>
        </w:tc>
        <w:tc>
          <w:tcPr>
            <w:tcW w:w="1422" w:type="pct"/>
          </w:tcPr>
          <w:p w14:paraId="71C4339E" w14:textId="77777777" w:rsidR="00CC0A16" w:rsidRPr="00EC5868" w:rsidRDefault="00CC0A16" w:rsidP="00263C57">
            <w:pPr>
              <w:pStyle w:val="TableText-Left"/>
              <w:jc w:val="center"/>
            </w:pPr>
          </w:p>
        </w:tc>
        <w:tc>
          <w:tcPr>
            <w:tcW w:w="795" w:type="pct"/>
            <w:gridSpan w:val="2"/>
          </w:tcPr>
          <w:p w14:paraId="0EFD3368" w14:textId="25B322B7" w:rsidR="00CC0A16" w:rsidRDefault="00FF4B49" w:rsidP="00263C57">
            <w:pPr>
              <w:pStyle w:val="TableText-Left"/>
              <w:jc w:val="center"/>
            </w:pPr>
            <w:r>
              <w:t>0.1</w:t>
            </w:r>
          </w:p>
        </w:tc>
      </w:tr>
      <w:tr w:rsidR="00CC0A16" w14:paraId="00668BB9" w14:textId="77777777" w:rsidTr="002B295D">
        <w:trPr>
          <w:cnfStyle w:val="000000010000" w:firstRow="0" w:lastRow="0" w:firstColumn="0" w:lastColumn="0" w:oddVBand="0" w:evenVBand="0" w:oddHBand="0" w:evenHBand="1" w:firstRowFirstColumn="0" w:firstRowLastColumn="0" w:lastRowFirstColumn="0" w:lastRowLastColumn="0"/>
          <w:trHeight w:val="372"/>
        </w:trPr>
        <w:tc>
          <w:tcPr>
            <w:tcW w:w="733" w:type="pct"/>
          </w:tcPr>
          <w:p w14:paraId="66FACD68" w14:textId="765A6A57" w:rsidR="00CC0A16" w:rsidRPr="00EC5868" w:rsidRDefault="009309F7" w:rsidP="00263C57">
            <w:pPr>
              <w:pStyle w:val="TableText-Left"/>
              <w:jc w:val="center"/>
            </w:pPr>
            <w:r>
              <w:t>13/03/2024</w:t>
            </w:r>
          </w:p>
        </w:tc>
        <w:tc>
          <w:tcPr>
            <w:tcW w:w="2050" w:type="pct"/>
          </w:tcPr>
          <w:p w14:paraId="3EA6F941" w14:textId="3645D3CE" w:rsidR="00CC0A16" w:rsidRPr="00EC5868" w:rsidRDefault="00207D29" w:rsidP="003269D7">
            <w:pPr>
              <w:pStyle w:val="TableText-Left"/>
            </w:pPr>
            <w:r>
              <w:t xml:space="preserve">Updates to sections </w:t>
            </w:r>
            <w:ins w:id="9" w:author="Feven, Lizzy (DCC)" w:date="2024-03-13T15:23:00Z">
              <w:r w:rsidR="00A74450">
                <w:t>2.3</w:t>
              </w:r>
            </w:ins>
            <w:ins w:id="10" w:author="Feven, Lizzy (DCC)" w:date="2024-03-13T15:24:00Z">
              <w:r w:rsidR="006A4DD1">
                <w:t xml:space="preserve">, </w:t>
              </w:r>
            </w:ins>
            <w:r>
              <w:t>2.</w:t>
            </w:r>
            <w:r w:rsidR="003269D7">
              <w:t>4</w:t>
            </w:r>
            <w:r>
              <w:t>,</w:t>
            </w:r>
            <w:ins w:id="11" w:author="Feven, Lizzy (DCC)" w:date="2024-03-13T15:22:00Z">
              <w:r w:rsidR="00B22CA7">
                <w:t xml:space="preserve"> amended document guidance text to gr</w:t>
              </w:r>
            </w:ins>
            <w:ins w:id="12" w:author="Feven, Lizzy (DCC)" w:date="2024-03-13T15:23:00Z">
              <w:r w:rsidR="00B22CA7">
                <w:t>ey italics</w:t>
              </w:r>
            </w:ins>
          </w:p>
        </w:tc>
        <w:tc>
          <w:tcPr>
            <w:tcW w:w="1426" w:type="pct"/>
            <w:gridSpan w:val="2"/>
          </w:tcPr>
          <w:p w14:paraId="26B510BA" w14:textId="74B23C67" w:rsidR="00CC0A16" w:rsidRPr="00EC5868" w:rsidRDefault="003269D7" w:rsidP="00263C57">
            <w:pPr>
              <w:pStyle w:val="TableText-Left"/>
              <w:jc w:val="center"/>
            </w:pPr>
            <w:r>
              <w:t>Yes</w:t>
            </w:r>
          </w:p>
        </w:tc>
        <w:tc>
          <w:tcPr>
            <w:tcW w:w="791" w:type="pct"/>
          </w:tcPr>
          <w:p w14:paraId="0B4F6872" w14:textId="1BDDAD9A" w:rsidR="00CC0A16" w:rsidRDefault="003269D7" w:rsidP="00263C57">
            <w:pPr>
              <w:pStyle w:val="TableText-Left"/>
              <w:jc w:val="center"/>
            </w:pPr>
            <w:r>
              <w:t>0.2</w:t>
            </w:r>
          </w:p>
        </w:tc>
      </w:tr>
      <w:tr w:rsidR="00CC0A16" w14:paraId="1EEEEA8C" w14:textId="77777777" w:rsidTr="002B295D">
        <w:trPr>
          <w:cnfStyle w:val="000000100000" w:firstRow="0" w:lastRow="0" w:firstColumn="0" w:lastColumn="0" w:oddVBand="0" w:evenVBand="0" w:oddHBand="1" w:evenHBand="0" w:firstRowFirstColumn="0" w:firstRowLastColumn="0" w:lastRowFirstColumn="0" w:lastRowLastColumn="0"/>
        </w:trPr>
        <w:tc>
          <w:tcPr>
            <w:tcW w:w="733" w:type="pct"/>
          </w:tcPr>
          <w:p w14:paraId="790AF56C" w14:textId="30DF7AAD" w:rsidR="00CC0A16" w:rsidRPr="00EC5868" w:rsidRDefault="00FF73C1" w:rsidP="00263C57">
            <w:pPr>
              <w:pStyle w:val="TableText-Left"/>
              <w:jc w:val="center"/>
            </w:pPr>
            <w:ins w:id="13" w:author="Feven, Lizzy (DCC)" w:date="2024-05-09T12:34:00Z">
              <w:r>
                <w:t>09/05/2024</w:t>
              </w:r>
            </w:ins>
          </w:p>
        </w:tc>
        <w:tc>
          <w:tcPr>
            <w:tcW w:w="2050" w:type="pct"/>
          </w:tcPr>
          <w:p w14:paraId="34761970" w14:textId="77777777" w:rsidR="00CC0A16" w:rsidRPr="00EC5868" w:rsidRDefault="00CC0A16">
            <w:pPr>
              <w:pStyle w:val="TableText-Left"/>
              <w:pPrChange w:id="14" w:author="Feven, Lizzy (DCC)" w:date="2024-05-09T12:34:00Z">
                <w:pPr>
                  <w:pStyle w:val="TableText-Left"/>
                  <w:jc w:val="center"/>
                </w:pPr>
              </w:pPrChange>
            </w:pPr>
          </w:p>
        </w:tc>
        <w:tc>
          <w:tcPr>
            <w:tcW w:w="1426" w:type="pct"/>
            <w:gridSpan w:val="2"/>
          </w:tcPr>
          <w:p w14:paraId="31BAA073" w14:textId="77777777" w:rsidR="00CC0A16" w:rsidRPr="00EC5868" w:rsidRDefault="00CC0A16" w:rsidP="00263C57">
            <w:pPr>
              <w:pStyle w:val="TableText-Left"/>
              <w:jc w:val="center"/>
            </w:pPr>
          </w:p>
        </w:tc>
        <w:tc>
          <w:tcPr>
            <w:tcW w:w="791" w:type="pct"/>
          </w:tcPr>
          <w:p w14:paraId="5FAA2F8C" w14:textId="6C367DB7" w:rsidR="00CC0A16" w:rsidRDefault="007306A8" w:rsidP="00263C57">
            <w:pPr>
              <w:pStyle w:val="TableText-Left"/>
              <w:jc w:val="center"/>
            </w:pPr>
            <w:ins w:id="15" w:author="Feven, Lizzy (DCC)" w:date="2024-05-09T12:34:00Z">
              <w:r>
                <w:t>0.3</w:t>
              </w:r>
            </w:ins>
          </w:p>
        </w:tc>
      </w:tr>
      <w:tr w:rsidR="00CC0A16" w:rsidRPr="00EC5868" w14:paraId="2087D83E" w14:textId="77777777" w:rsidTr="002B295D">
        <w:trPr>
          <w:cnfStyle w:val="000000010000" w:firstRow="0" w:lastRow="0" w:firstColumn="0" w:lastColumn="0" w:oddVBand="0" w:evenVBand="0" w:oddHBand="0" w:evenHBand="1" w:firstRowFirstColumn="0" w:firstRowLastColumn="0" w:lastRowFirstColumn="0" w:lastRowLastColumn="0"/>
        </w:trPr>
        <w:tc>
          <w:tcPr>
            <w:tcW w:w="733" w:type="pct"/>
          </w:tcPr>
          <w:p w14:paraId="4EA8CAC9" w14:textId="77777777" w:rsidR="00CC0A16" w:rsidRPr="00EC5868" w:rsidRDefault="00CC0A16" w:rsidP="00263C57">
            <w:pPr>
              <w:pStyle w:val="TableText-Left"/>
              <w:jc w:val="center"/>
            </w:pPr>
          </w:p>
        </w:tc>
        <w:tc>
          <w:tcPr>
            <w:tcW w:w="2050" w:type="pct"/>
          </w:tcPr>
          <w:p w14:paraId="3C785743" w14:textId="77777777" w:rsidR="00CC0A16" w:rsidRPr="00EC5868" w:rsidRDefault="00CC0A16" w:rsidP="00263C57">
            <w:pPr>
              <w:pStyle w:val="TableText-Left"/>
              <w:jc w:val="center"/>
            </w:pPr>
          </w:p>
        </w:tc>
        <w:tc>
          <w:tcPr>
            <w:tcW w:w="1422" w:type="pct"/>
          </w:tcPr>
          <w:p w14:paraId="6FB881CC" w14:textId="77777777" w:rsidR="00CC0A16" w:rsidRPr="00EC5868" w:rsidRDefault="00CC0A16" w:rsidP="00263C57">
            <w:pPr>
              <w:pStyle w:val="TableText-Left"/>
              <w:jc w:val="center"/>
            </w:pPr>
          </w:p>
        </w:tc>
        <w:tc>
          <w:tcPr>
            <w:tcW w:w="795" w:type="pct"/>
            <w:gridSpan w:val="2"/>
          </w:tcPr>
          <w:p w14:paraId="145874DC" w14:textId="77777777" w:rsidR="00CC0A16" w:rsidRDefault="00CC0A16" w:rsidP="00263C57">
            <w:pPr>
              <w:pStyle w:val="TableText-Left"/>
              <w:jc w:val="center"/>
            </w:pPr>
          </w:p>
        </w:tc>
      </w:tr>
      <w:tr w:rsidR="00CC0A16" w:rsidRPr="00EC5868" w14:paraId="73DCB564" w14:textId="77777777" w:rsidTr="002B295D">
        <w:trPr>
          <w:cnfStyle w:val="000000100000" w:firstRow="0" w:lastRow="0" w:firstColumn="0" w:lastColumn="0" w:oddVBand="0" w:evenVBand="0" w:oddHBand="1" w:evenHBand="0" w:firstRowFirstColumn="0" w:firstRowLastColumn="0" w:lastRowFirstColumn="0" w:lastRowLastColumn="0"/>
        </w:trPr>
        <w:tc>
          <w:tcPr>
            <w:tcW w:w="733" w:type="pct"/>
          </w:tcPr>
          <w:p w14:paraId="167F7E78" w14:textId="77777777" w:rsidR="00CC0A16" w:rsidRPr="00EC5868" w:rsidRDefault="00CC0A16" w:rsidP="00263C57">
            <w:pPr>
              <w:pStyle w:val="TableText-Left"/>
              <w:jc w:val="center"/>
            </w:pPr>
          </w:p>
        </w:tc>
        <w:tc>
          <w:tcPr>
            <w:tcW w:w="2050" w:type="pct"/>
          </w:tcPr>
          <w:p w14:paraId="3423810F" w14:textId="77777777" w:rsidR="00CC0A16" w:rsidRPr="00EC5868" w:rsidRDefault="00CC0A16" w:rsidP="00263C57">
            <w:pPr>
              <w:pStyle w:val="TableText-Left"/>
              <w:jc w:val="center"/>
            </w:pPr>
          </w:p>
        </w:tc>
        <w:tc>
          <w:tcPr>
            <w:tcW w:w="1422" w:type="pct"/>
          </w:tcPr>
          <w:p w14:paraId="511AF085" w14:textId="77777777" w:rsidR="00CC0A16" w:rsidRPr="00EC5868" w:rsidRDefault="00CC0A16" w:rsidP="00263C57">
            <w:pPr>
              <w:pStyle w:val="TableText-Left"/>
              <w:jc w:val="center"/>
            </w:pPr>
          </w:p>
        </w:tc>
        <w:tc>
          <w:tcPr>
            <w:tcW w:w="795" w:type="pct"/>
            <w:gridSpan w:val="2"/>
          </w:tcPr>
          <w:p w14:paraId="1189F084" w14:textId="77777777" w:rsidR="00CC0A16" w:rsidRDefault="00CC0A16" w:rsidP="00263C57">
            <w:pPr>
              <w:pStyle w:val="TableText-Left"/>
              <w:jc w:val="center"/>
            </w:pPr>
          </w:p>
        </w:tc>
      </w:tr>
    </w:tbl>
    <w:p w14:paraId="7527BB6E" w14:textId="77777777" w:rsidR="00CC0A16" w:rsidRDefault="00CC0A16" w:rsidP="00263C57">
      <w:pPr>
        <w:pStyle w:val="DocumentControlSubtitle"/>
        <w:jc w:val="center"/>
      </w:pPr>
      <w:r>
        <w:t>Reviewers</w:t>
      </w:r>
    </w:p>
    <w:tbl>
      <w:tblPr>
        <w:tblStyle w:val="TableTemplate2"/>
        <w:tblW w:w="5021" w:type="pct"/>
        <w:tblLook w:val="0420" w:firstRow="1" w:lastRow="0" w:firstColumn="0" w:lastColumn="0" w:noHBand="0" w:noVBand="1"/>
      </w:tblPr>
      <w:tblGrid>
        <w:gridCol w:w="1419"/>
        <w:gridCol w:w="5211"/>
        <w:gridCol w:w="1502"/>
        <w:gridCol w:w="1547"/>
      </w:tblGrid>
      <w:tr w:rsidR="00CC0A16" w:rsidRPr="00EC5868" w14:paraId="7B842219" w14:textId="77777777" w:rsidTr="002B295D">
        <w:trPr>
          <w:cnfStyle w:val="100000000000" w:firstRow="1" w:lastRow="0" w:firstColumn="0" w:lastColumn="0" w:oddVBand="0" w:evenVBand="0" w:oddHBand="0" w:evenHBand="0" w:firstRowFirstColumn="0" w:firstRowLastColumn="0" w:lastRowFirstColumn="0" w:lastRowLastColumn="0"/>
        </w:trPr>
        <w:tc>
          <w:tcPr>
            <w:tcW w:w="733" w:type="pct"/>
          </w:tcPr>
          <w:p w14:paraId="104E5FC7" w14:textId="77777777" w:rsidR="00CC0A16" w:rsidRPr="00F80CD1" w:rsidRDefault="00CC0A16" w:rsidP="00263C57">
            <w:pPr>
              <w:pStyle w:val="TableHeadings"/>
              <w:jc w:val="center"/>
            </w:pPr>
            <w:r w:rsidRPr="00F80CD1">
              <w:t>Name</w:t>
            </w:r>
          </w:p>
        </w:tc>
        <w:tc>
          <w:tcPr>
            <w:tcW w:w="2692" w:type="pct"/>
            <w:hideMark/>
          </w:tcPr>
          <w:p w14:paraId="29BD0FAA" w14:textId="77777777" w:rsidR="00CC0A16" w:rsidRPr="00F80CD1" w:rsidRDefault="00CC0A16" w:rsidP="00263C57">
            <w:pPr>
              <w:pStyle w:val="TableHeadings"/>
              <w:jc w:val="center"/>
            </w:pPr>
            <w:r w:rsidRPr="00F80CD1">
              <w:t>Title / Responsibility</w:t>
            </w:r>
          </w:p>
        </w:tc>
        <w:tc>
          <w:tcPr>
            <w:tcW w:w="776" w:type="pct"/>
            <w:hideMark/>
          </w:tcPr>
          <w:p w14:paraId="550EB357" w14:textId="77777777" w:rsidR="00CC0A16" w:rsidRPr="00F80CD1" w:rsidRDefault="00CC0A16" w:rsidP="00263C57">
            <w:pPr>
              <w:pStyle w:val="TableHeadings"/>
              <w:jc w:val="center"/>
            </w:pPr>
            <w:r w:rsidRPr="00F80CD1">
              <w:t>Release Date</w:t>
            </w:r>
          </w:p>
        </w:tc>
        <w:tc>
          <w:tcPr>
            <w:tcW w:w="799" w:type="pct"/>
            <w:hideMark/>
          </w:tcPr>
          <w:p w14:paraId="3002EE7E" w14:textId="77777777" w:rsidR="00CC0A16" w:rsidRPr="00F80CD1" w:rsidRDefault="00CC0A16" w:rsidP="00263C57">
            <w:pPr>
              <w:pStyle w:val="TableHeadings"/>
              <w:jc w:val="center"/>
            </w:pPr>
            <w:r w:rsidRPr="00F80CD1">
              <w:t>Version Number</w:t>
            </w:r>
          </w:p>
        </w:tc>
      </w:tr>
      <w:tr w:rsidR="00CC0A16" w:rsidRPr="00EC5868" w14:paraId="597F65EC" w14:textId="77777777" w:rsidTr="002B295D">
        <w:trPr>
          <w:cnfStyle w:val="000000100000" w:firstRow="0" w:lastRow="0" w:firstColumn="0" w:lastColumn="0" w:oddVBand="0" w:evenVBand="0" w:oddHBand="1" w:evenHBand="0" w:firstRowFirstColumn="0" w:firstRowLastColumn="0" w:lastRowFirstColumn="0" w:lastRowLastColumn="0"/>
        </w:trPr>
        <w:tc>
          <w:tcPr>
            <w:tcW w:w="733" w:type="pct"/>
          </w:tcPr>
          <w:p w14:paraId="171D207B" w14:textId="77DAB760" w:rsidR="00CC0A16" w:rsidRDefault="00CC0A16" w:rsidP="00263C57">
            <w:pPr>
              <w:pStyle w:val="TableText-Left"/>
              <w:jc w:val="center"/>
            </w:pPr>
          </w:p>
        </w:tc>
        <w:tc>
          <w:tcPr>
            <w:tcW w:w="2692" w:type="pct"/>
          </w:tcPr>
          <w:p w14:paraId="5373CADA" w14:textId="27620811" w:rsidR="00CC0A16" w:rsidRPr="00EC5868" w:rsidRDefault="00CC0A16" w:rsidP="00263C57">
            <w:pPr>
              <w:pStyle w:val="TableText-Left"/>
              <w:jc w:val="center"/>
            </w:pPr>
          </w:p>
        </w:tc>
        <w:tc>
          <w:tcPr>
            <w:tcW w:w="776" w:type="pct"/>
          </w:tcPr>
          <w:p w14:paraId="1C39E191" w14:textId="1CB9D131" w:rsidR="00CC0A16" w:rsidRPr="00EC5868" w:rsidRDefault="00CC0A16" w:rsidP="00263C57">
            <w:pPr>
              <w:pStyle w:val="TableText-Left"/>
              <w:jc w:val="center"/>
            </w:pPr>
          </w:p>
        </w:tc>
        <w:tc>
          <w:tcPr>
            <w:tcW w:w="799" w:type="pct"/>
          </w:tcPr>
          <w:p w14:paraId="738F3F61" w14:textId="1F9B0D42" w:rsidR="00CC0A16" w:rsidRPr="00EC5868" w:rsidRDefault="00CC0A16" w:rsidP="00263C57">
            <w:pPr>
              <w:pStyle w:val="TableText-Left"/>
              <w:jc w:val="center"/>
            </w:pPr>
          </w:p>
        </w:tc>
      </w:tr>
      <w:tr w:rsidR="00CC0A16" w:rsidRPr="00EC5868" w14:paraId="170398C3" w14:textId="77777777" w:rsidTr="002B295D">
        <w:trPr>
          <w:cnfStyle w:val="000000010000" w:firstRow="0" w:lastRow="0" w:firstColumn="0" w:lastColumn="0" w:oddVBand="0" w:evenVBand="0" w:oddHBand="0" w:evenHBand="1" w:firstRowFirstColumn="0" w:firstRowLastColumn="0" w:lastRowFirstColumn="0" w:lastRowLastColumn="0"/>
        </w:trPr>
        <w:tc>
          <w:tcPr>
            <w:tcW w:w="733" w:type="pct"/>
          </w:tcPr>
          <w:p w14:paraId="0775E7FA" w14:textId="77777777" w:rsidR="00CC0A16" w:rsidRDefault="00CC0A16" w:rsidP="00263C57">
            <w:pPr>
              <w:pStyle w:val="TableText-Left"/>
              <w:jc w:val="center"/>
            </w:pPr>
          </w:p>
        </w:tc>
        <w:tc>
          <w:tcPr>
            <w:tcW w:w="2692" w:type="pct"/>
          </w:tcPr>
          <w:p w14:paraId="5151221C" w14:textId="77777777" w:rsidR="00CC0A16" w:rsidRPr="00EC5868" w:rsidRDefault="00CC0A16" w:rsidP="00263C57">
            <w:pPr>
              <w:pStyle w:val="TableText-Left"/>
              <w:jc w:val="center"/>
            </w:pPr>
          </w:p>
        </w:tc>
        <w:tc>
          <w:tcPr>
            <w:tcW w:w="776" w:type="pct"/>
          </w:tcPr>
          <w:p w14:paraId="3096602B" w14:textId="77777777" w:rsidR="00CC0A16" w:rsidRPr="00EC5868" w:rsidRDefault="00CC0A16" w:rsidP="00263C57">
            <w:pPr>
              <w:pStyle w:val="TableText-Left"/>
              <w:jc w:val="center"/>
            </w:pPr>
          </w:p>
        </w:tc>
        <w:tc>
          <w:tcPr>
            <w:tcW w:w="799" w:type="pct"/>
          </w:tcPr>
          <w:p w14:paraId="13F41CDA" w14:textId="77777777" w:rsidR="00CC0A16" w:rsidRPr="00EC5868" w:rsidRDefault="00CC0A16" w:rsidP="00263C57">
            <w:pPr>
              <w:pStyle w:val="TableText-Left"/>
              <w:jc w:val="center"/>
            </w:pPr>
          </w:p>
        </w:tc>
      </w:tr>
    </w:tbl>
    <w:p w14:paraId="000821D9" w14:textId="77777777" w:rsidR="00CC0A16" w:rsidRDefault="00CC0A16" w:rsidP="00263C57">
      <w:pPr>
        <w:pStyle w:val="DocumentControlSubtitle"/>
        <w:jc w:val="center"/>
      </w:pPr>
      <w:r>
        <w:t>App</w:t>
      </w:r>
      <w:r w:rsidRPr="00BE7117">
        <w:t>rova</w:t>
      </w:r>
      <w:r>
        <w:t>ls</w:t>
      </w:r>
    </w:p>
    <w:tbl>
      <w:tblPr>
        <w:tblStyle w:val="TableTemplate2"/>
        <w:tblW w:w="5000" w:type="pct"/>
        <w:tblLook w:val="0420" w:firstRow="1" w:lastRow="0" w:firstColumn="0" w:lastColumn="0" w:noHBand="0" w:noVBand="1"/>
      </w:tblPr>
      <w:tblGrid>
        <w:gridCol w:w="1367"/>
        <w:gridCol w:w="1517"/>
        <w:gridCol w:w="3778"/>
        <w:gridCol w:w="1392"/>
        <w:gridCol w:w="1585"/>
      </w:tblGrid>
      <w:tr w:rsidR="00CC0A16" w:rsidRPr="00EC5868" w14:paraId="2EC9AF6D" w14:textId="77777777" w:rsidTr="4428A729">
        <w:trPr>
          <w:cnfStyle w:val="100000000000" w:firstRow="1" w:lastRow="0" w:firstColumn="0" w:lastColumn="0" w:oddVBand="0" w:evenVBand="0" w:oddHBand="0" w:evenHBand="0" w:firstRowFirstColumn="0" w:firstRowLastColumn="0" w:lastRowFirstColumn="0" w:lastRowLastColumn="0"/>
        </w:trPr>
        <w:tc>
          <w:tcPr>
            <w:tcW w:w="709" w:type="pct"/>
          </w:tcPr>
          <w:p w14:paraId="53072D5D" w14:textId="77777777" w:rsidR="00CC0A16" w:rsidRPr="003568B8" w:rsidRDefault="00CC0A16" w:rsidP="00263C57">
            <w:pPr>
              <w:pStyle w:val="TableHeadings"/>
              <w:jc w:val="center"/>
            </w:pPr>
            <w:r w:rsidRPr="003568B8">
              <w:t>N</w:t>
            </w:r>
            <w:r>
              <w:t>ame</w:t>
            </w:r>
          </w:p>
        </w:tc>
        <w:tc>
          <w:tcPr>
            <w:tcW w:w="787" w:type="pct"/>
            <w:hideMark/>
          </w:tcPr>
          <w:p w14:paraId="55643714" w14:textId="77777777" w:rsidR="00CC0A16" w:rsidRPr="003568B8" w:rsidRDefault="00CC0A16" w:rsidP="00263C57">
            <w:pPr>
              <w:pStyle w:val="TableHeadings"/>
              <w:jc w:val="center"/>
            </w:pPr>
            <w:r>
              <w:t>Signature</w:t>
            </w:r>
          </w:p>
        </w:tc>
        <w:tc>
          <w:tcPr>
            <w:tcW w:w="1960" w:type="pct"/>
            <w:hideMark/>
          </w:tcPr>
          <w:p w14:paraId="00A1F022" w14:textId="77777777" w:rsidR="00CC0A16" w:rsidRPr="003568B8" w:rsidRDefault="00CC0A16" w:rsidP="00263C57">
            <w:pPr>
              <w:pStyle w:val="TableHeadings"/>
              <w:jc w:val="center"/>
            </w:pPr>
            <w:r>
              <w:t>Title / Responsibility</w:t>
            </w:r>
          </w:p>
        </w:tc>
        <w:tc>
          <w:tcPr>
            <w:tcW w:w="722" w:type="pct"/>
            <w:hideMark/>
          </w:tcPr>
          <w:p w14:paraId="5F85F11C" w14:textId="77777777" w:rsidR="00CC0A16" w:rsidRPr="003568B8" w:rsidRDefault="00CC0A16" w:rsidP="00263C57">
            <w:pPr>
              <w:pStyle w:val="TableHeadings"/>
              <w:jc w:val="center"/>
            </w:pPr>
            <w:r>
              <w:t>Release Date</w:t>
            </w:r>
          </w:p>
        </w:tc>
        <w:tc>
          <w:tcPr>
            <w:tcW w:w="822" w:type="pct"/>
          </w:tcPr>
          <w:p w14:paraId="307FB82F" w14:textId="77777777" w:rsidR="00CC0A16" w:rsidRDefault="00CC0A16" w:rsidP="00263C57">
            <w:pPr>
              <w:pStyle w:val="TableHeadings"/>
              <w:jc w:val="center"/>
            </w:pPr>
            <w:r>
              <w:t>Version Number</w:t>
            </w:r>
          </w:p>
        </w:tc>
      </w:tr>
      <w:tr w:rsidR="00CC0A16" w:rsidRPr="00EC5868" w14:paraId="39FF7F4C" w14:textId="77777777" w:rsidTr="4428A729">
        <w:trPr>
          <w:cnfStyle w:val="000000100000" w:firstRow="0" w:lastRow="0" w:firstColumn="0" w:lastColumn="0" w:oddVBand="0" w:evenVBand="0" w:oddHBand="1" w:evenHBand="0" w:firstRowFirstColumn="0" w:firstRowLastColumn="0" w:lastRowFirstColumn="0" w:lastRowLastColumn="0"/>
          <w:trHeight w:val="372"/>
        </w:trPr>
        <w:tc>
          <w:tcPr>
            <w:tcW w:w="709" w:type="pct"/>
          </w:tcPr>
          <w:p w14:paraId="0A5BC5F6" w14:textId="77777777" w:rsidR="00CC0A16" w:rsidRDefault="00CC0A16" w:rsidP="00263C57">
            <w:pPr>
              <w:pStyle w:val="TableText-Left"/>
              <w:jc w:val="center"/>
            </w:pPr>
          </w:p>
        </w:tc>
        <w:tc>
          <w:tcPr>
            <w:tcW w:w="787" w:type="pct"/>
          </w:tcPr>
          <w:p w14:paraId="7DC62E47" w14:textId="77777777" w:rsidR="00CC0A16" w:rsidRPr="00EC5868" w:rsidRDefault="00CC0A16" w:rsidP="00263C57">
            <w:pPr>
              <w:pStyle w:val="TableText-Left"/>
              <w:jc w:val="center"/>
            </w:pPr>
          </w:p>
        </w:tc>
        <w:tc>
          <w:tcPr>
            <w:tcW w:w="1960" w:type="pct"/>
          </w:tcPr>
          <w:p w14:paraId="36EA57AC" w14:textId="417CDDE2" w:rsidR="00CC0A16" w:rsidRPr="00EC5868" w:rsidRDefault="00CC0A16" w:rsidP="005A7B7E">
            <w:pPr>
              <w:pStyle w:val="TableText-Left"/>
            </w:pPr>
            <w:r>
              <w:t>Smart DCC C</w:t>
            </w:r>
            <w:r w:rsidR="000B7813">
              <w:t>TO</w:t>
            </w:r>
          </w:p>
        </w:tc>
        <w:tc>
          <w:tcPr>
            <w:tcW w:w="722" w:type="pct"/>
          </w:tcPr>
          <w:p w14:paraId="57324151" w14:textId="77777777" w:rsidR="00CC0A16" w:rsidRPr="00EC5868" w:rsidRDefault="00CC0A16" w:rsidP="00263C57">
            <w:pPr>
              <w:pStyle w:val="TableText-Left"/>
              <w:jc w:val="center"/>
            </w:pPr>
          </w:p>
        </w:tc>
        <w:tc>
          <w:tcPr>
            <w:tcW w:w="822" w:type="pct"/>
          </w:tcPr>
          <w:p w14:paraId="3E00A67B" w14:textId="77777777" w:rsidR="00CC0A16" w:rsidRDefault="00CC0A16" w:rsidP="00263C57">
            <w:pPr>
              <w:pStyle w:val="TableText-Left"/>
              <w:jc w:val="center"/>
            </w:pPr>
          </w:p>
        </w:tc>
      </w:tr>
      <w:tr w:rsidR="00CC0A16" w:rsidRPr="00EC5868" w14:paraId="4D229F2D" w14:textId="77777777" w:rsidTr="4428A729">
        <w:trPr>
          <w:cnfStyle w:val="000000010000" w:firstRow="0" w:lastRow="0" w:firstColumn="0" w:lastColumn="0" w:oddVBand="0" w:evenVBand="0" w:oddHBand="0" w:evenHBand="1" w:firstRowFirstColumn="0" w:firstRowLastColumn="0" w:lastRowFirstColumn="0" w:lastRowLastColumn="0"/>
        </w:trPr>
        <w:tc>
          <w:tcPr>
            <w:tcW w:w="709" w:type="pct"/>
          </w:tcPr>
          <w:p w14:paraId="19C34C72" w14:textId="77777777" w:rsidR="00CC0A16" w:rsidRDefault="00CC0A16" w:rsidP="00263C57">
            <w:pPr>
              <w:pStyle w:val="TableText-Left"/>
              <w:jc w:val="center"/>
            </w:pPr>
          </w:p>
        </w:tc>
        <w:tc>
          <w:tcPr>
            <w:tcW w:w="787" w:type="pct"/>
          </w:tcPr>
          <w:p w14:paraId="74586FFA" w14:textId="77777777" w:rsidR="00CC0A16" w:rsidRPr="00EC5868" w:rsidRDefault="00CC0A16" w:rsidP="00263C57">
            <w:pPr>
              <w:pStyle w:val="TableText-Left"/>
              <w:jc w:val="center"/>
            </w:pPr>
          </w:p>
        </w:tc>
        <w:tc>
          <w:tcPr>
            <w:tcW w:w="1960" w:type="pct"/>
          </w:tcPr>
          <w:p w14:paraId="7FCCBD5B" w14:textId="753797E1" w:rsidR="00CC0A16" w:rsidRPr="00EC5868" w:rsidRDefault="000B7813" w:rsidP="005A7B7E">
            <w:pPr>
              <w:pStyle w:val="TableText-Left"/>
            </w:pPr>
            <w:r>
              <w:t xml:space="preserve">Smart DCC </w:t>
            </w:r>
            <w:r w:rsidR="005A7B7E">
              <w:t>Head of CFDA</w:t>
            </w:r>
          </w:p>
        </w:tc>
        <w:tc>
          <w:tcPr>
            <w:tcW w:w="722" w:type="pct"/>
          </w:tcPr>
          <w:p w14:paraId="6C894FDB" w14:textId="77777777" w:rsidR="00CC0A16" w:rsidRPr="00EC5868" w:rsidRDefault="00CC0A16" w:rsidP="00263C57">
            <w:pPr>
              <w:pStyle w:val="TableText-Left"/>
              <w:jc w:val="center"/>
            </w:pPr>
          </w:p>
        </w:tc>
        <w:tc>
          <w:tcPr>
            <w:tcW w:w="822" w:type="pct"/>
          </w:tcPr>
          <w:p w14:paraId="6AC971E0" w14:textId="77777777" w:rsidR="00CC0A16" w:rsidRDefault="00CC0A16" w:rsidP="00263C57">
            <w:pPr>
              <w:pStyle w:val="TableText-Left"/>
              <w:jc w:val="center"/>
            </w:pPr>
          </w:p>
        </w:tc>
      </w:tr>
    </w:tbl>
    <w:p w14:paraId="3BEC2EB8" w14:textId="1C15E171" w:rsidR="00CC0A16" w:rsidRPr="00AC2A8F" w:rsidRDefault="6AC8E042" w:rsidP="4428A729">
      <w:pPr>
        <w:pStyle w:val="DocumentControlSubtitle"/>
        <w:jc w:val="center"/>
      </w:pPr>
      <w:r>
        <w:t>References</w:t>
      </w:r>
      <w:r w:rsidR="337D8C41">
        <w:t xml:space="preserve"> &amp; Traceability</w:t>
      </w:r>
    </w:p>
    <w:tbl>
      <w:tblPr>
        <w:tblStyle w:val="TableTemplate2"/>
        <w:tblW w:w="0" w:type="auto"/>
        <w:tblLook w:val="0420" w:firstRow="1" w:lastRow="0" w:firstColumn="0" w:lastColumn="0" w:noHBand="0" w:noVBand="1"/>
      </w:tblPr>
      <w:tblGrid>
        <w:gridCol w:w="1367"/>
        <w:gridCol w:w="5220"/>
        <w:gridCol w:w="1830"/>
        <w:gridCol w:w="1210"/>
      </w:tblGrid>
      <w:tr w:rsidR="4428A729" w14:paraId="3587E19D" w14:textId="77777777" w:rsidTr="4428A729">
        <w:trPr>
          <w:cnfStyle w:val="100000000000" w:firstRow="1" w:lastRow="0" w:firstColumn="0" w:lastColumn="0" w:oddVBand="0" w:evenVBand="0" w:oddHBand="0" w:evenHBand="0" w:firstRowFirstColumn="0" w:firstRowLastColumn="0" w:lastRowFirstColumn="0" w:lastRowLastColumn="0"/>
          <w:trHeight w:val="300"/>
        </w:trPr>
        <w:tc>
          <w:tcPr>
            <w:tcW w:w="1367" w:type="dxa"/>
          </w:tcPr>
          <w:p w14:paraId="4132ACC8" w14:textId="2D680692" w:rsidR="6AC8E042" w:rsidRDefault="6AC8E042" w:rsidP="4428A729">
            <w:pPr>
              <w:pStyle w:val="TableHeadings"/>
              <w:jc w:val="center"/>
            </w:pPr>
            <w:r>
              <w:t>Artefact ID</w:t>
            </w:r>
          </w:p>
        </w:tc>
        <w:tc>
          <w:tcPr>
            <w:tcW w:w="5220" w:type="dxa"/>
          </w:tcPr>
          <w:p w14:paraId="1FCA6DB7" w14:textId="77777777" w:rsidR="4428A729" w:rsidRDefault="4428A729" w:rsidP="4428A729">
            <w:pPr>
              <w:pStyle w:val="TableHeadings"/>
              <w:jc w:val="center"/>
            </w:pPr>
            <w:r>
              <w:t>Title / Responsibility</w:t>
            </w:r>
          </w:p>
        </w:tc>
        <w:tc>
          <w:tcPr>
            <w:tcW w:w="1830" w:type="dxa"/>
          </w:tcPr>
          <w:p w14:paraId="46A12CFA" w14:textId="77777777" w:rsidR="4428A729" w:rsidRDefault="4428A729" w:rsidP="4428A729">
            <w:pPr>
              <w:pStyle w:val="TableHeadings"/>
              <w:jc w:val="center"/>
            </w:pPr>
            <w:r>
              <w:t>Release Date</w:t>
            </w:r>
          </w:p>
        </w:tc>
        <w:tc>
          <w:tcPr>
            <w:tcW w:w="1210" w:type="dxa"/>
          </w:tcPr>
          <w:p w14:paraId="4F660023" w14:textId="77777777" w:rsidR="4428A729" w:rsidRDefault="4428A729" w:rsidP="4428A729">
            <w:pPr>
              <w:pStyle w:val="TableHeadings"/>
              <w:jc w:val="center"/>
            </w:pPr>
            <w:r>
              <w:t>Version Number</w:t>
            </w:r>
          </w:p>
        </w:tc>
      </w:tr>
      <w:tr w:rsidR="4428A729" w14:paraId="131F2D80" w14:textId="77777777" w:rsidTr="4428A729">
        <w:trPr>
          <w:cnfStyle w:val="000000100000" w:firstRow="0" w:lastRow="0" w:firstColumn="0" w:lastColumn="0" w:oddVBand="0" w:evenVBand="0" w:oddHBand="1" w:evenHBand="0" w:firstRowFirstColumn="0" w:firstRowLastColumn="0" w:lastRowFirstColumn="0" w:lastRowLastColumn="0"/>
          <w:trHeight w:val="372"/>
        </w:trPr>
        <w:tc>
          <w:tcPr>
            <w:tcW w:w="1367" w:type="dxa"/>
          </w:tcPr>
          <w:p w14:paraId="3329DF62" w14:textId="77777777" w:rsidR="4428A729" w:rsidRDefault="4428A729" w:rsidP="4428A729">
            <w:pPr>
              <w:pStyle w:val="TableText-Left"/>
              <w:jc w:val="center"/>
            </w:pPr>
          </w:p>
        </w:tc>
        <w:tc>
          <w:tcPr>
            <w:tcW w:w="5220" w:type="dxa"/>
          </w:tcPr>
          <w:p w14:paraId="4ED55706" w14:textId="160A37BB" w:rsidR="4428A729" w:rsidRDefault="4428A729" w:rsidP="4428A729">
            <w:pPr>
              <w:pStyle w:val="TableText-Left"/>
            </w:pPr>
          </w:p>
        </w:tc>
        <w:tc>
          <w:tcPr>
            <w:tcW w:w="1830" w:type="dxa"/>
          </w:tcPr>
          <w:p w14:paraId="61A6E523" w14:textId="77777777" w:rsidR="4428A729" w:rsidRDefault="4428A729" w:rsidP="4428A729">
            <w:pPr>
              <w:pStyle w:val="TableText-Left"/>
              <w:jc w:val="center"/>
            </w:pPr>
          </w:p>
        </w:tc>
        <w:tc>
          <w:tcPr>
            <w:tcW w:w="1210" w:type="dxa"/>
          </w:tcPr>
          <w:p w14:paraId="26AE654F" w14:textId="77777777" w:rsidR="4428A729" w:rsidRDefault="4428A729" w:rsidP="4428A729">
            <w:pPr>
              <w:pStyle w:val="TableText-Left"/>
              <w:jc w:val="center"/>
            </w:pPr>
          </w:p>
        </w:tc>
      </w:tr>
      <w:tr w:rsidR="4428A729" w14:paraId="07BD319E" w14:textId="77777777" w:rsidTr="4428A729">
        <w:trPr>
          <w:cnfStyle w:val="000000010000" w:firstRow="0" w:lastRow="0" w:firstColumn="0" w:lastColumn="0" w:oddVBand="0" w:evenVBand="0" w:oddHBand="0" w:evenHBand="1" w:firstRowFirstColumn="0" w:firstRowLastColumn="0" w:lastRowFirstColumn="0" w:lastRowLastColumn="0"/>
          <w:trHeight w:val="300"/>
        </w:trPr>
        <w:tc>
          <w:tcPr>
            <w:tcW w:w="1367" w:type="dxa"/>
          </w:tcPr>
          <w:p w14:paraId="535591E5" w14:textId="77777777" w:rsidR="4428A729" w:rsidRDefault="4428A729" w:rsidP="4428A729">
            <w:pPr>
              <w:pStyle w:val="TableText-Left"/>
              <w:jc w:val="center"/>
            </w:pPr>
          </w:p>
        </w:tc>
        <w:tc>
          <w:tcPr>
            <w:tcW w:w="5220" w:type="dxa"/>
          </w:tcPr>
          <w:p w14:paraId="12961D8F" w14:textId="64743A64" w:rsidR="4428A729" w:rsidRDefault="4428A729" w:rsidP="4428A729">
            <w:pPr>
              <w:pStyle w:val="TableText-Left"/>
            </w:pPr>
          </w:p>
        </w:tc>
        <w:tc>
          <w:tcPr>
            <w:tcW w:w="1830" w:type="dxa"/>
          </w:tcPr>
          <w:p w14:paraId="60AFC08B" w14:textId="77777777" w:rsidR="4428A729" w:rsidRDefault="4428A729" w:rsidP="4428A729">
            <w:pPr>
              <w:pStyle w:val="TableText-Left"/>
              <w:jc w:val="center"/>
            </w:pPr>
          </w:p>
        </w:tc>
        <w:tc>
          <w:tcPr>
            <w:tcW w:w="1210" w:type="dxa"/>
          </w:tcPr>
          <w:p w14:paraId="64ADA6C3" w14:textId="77777777" w:rsidR="4428A729" w:rsidRDefault="4428A729" w:rsidP="4428A729">
            <w:pPr>
              <w:pStyle w:val="TableText-Left"/>
              <w:jc w:val="center"/>
            </w:pPr>
          </w:p>
        </w:tc>
      </w:tr>
    </w:tbl>
    <w:p w14:paraId="4441647A" w14:textId="582B9B6F" w:rsidR="00CC0A16" w:rsidRPr="00AC2A8F" w:rsidRDefault="00CC0A16" w:rsidP="00263C57">
      <w:pPr>
        <w:pStyle w:val="BodyTextNormal"/>
        <w:jc w:val="center"/>
      </w:pPr>
    </w:p>
    <w:p w14:paraId="1BB88213" w14:textId="34F61E26" w:rsidR="00CC0A16" w:rsidRDefault="00CC0A16" w:rsidP="00263C57">
      <w:pPr>
        <w:pStyle w:val="BodyTextNormal"/>
        <w:jc w:val="center"/>
      </w:pPr>
    </w:p>
    <w:p w14:paraId="60EF5A0A" w14:textId="595E215A" w:rsidR="00CC0A16" w:rsidRDefault="00CC0A16" w:rsidP="00263C57">
      <w:pPr>
        <w:pStyle w:val="BodyTextNormal"/>
        <w:jc w:val="center"/>
      </w:pPr>
    </w:p>
    <w:p w14:paraId="0B324CDF" w14:textId="23BBABF4" w:rsidR="00CC0A16" w:rsidRDefault="00CC0A16" w:rsidP="00263C57">
      <w:pPr>
        <w:pStyle w:val="BodyTextNormal"/>
        <w:jc w:val="center"/>
      </w:pPr>
    </w:p>
    <w:p w14:paraId="71C0782B" w14:textId="7FCF033A" w:rsidR="00CC0A16" w:rsidRDefault="00CC0A16" w:rsidP="00263C57">
      <w:pPr>
        <w:pStyle w:val="BodyTextNormal"/>
        <w:jc w:val="center"/>
      </w:pPr>
    </w:p>
    <w:p w14:paraId="43BBC0C8" w14:textId="14DF841D" w:rsidR="00CC0A16" w:rsidRDefault="00CC0A16" w:rsidP="00263C57">
      <w:pPr>
        <w:pStyle w:val="BodyTextNormal"/>
        <w:jc w:val="center"/>
      </w:pPr>
    </w:p>
    <w:p w14:paraId="5DDBFCA3" w14:textId="5B77EA94" w:rsidR="00CC0A16" w:rsidRDefault="00CC0A16" w:rsidP="00263C57">
      <w:pPr>
        <w:pStyle w:val="BodyTextNormal"/>
        <w:jc w:val="center"/>
      </w:pPr>
    </w:p>
    <w:p w14:paraId="226F2927" w14:textId="1D8A7A89" w:rsidR="00CC0A16" w:rsidRDefault="00CC0A16" w:rsidP="00263C57">
      <w:pPr>
        <w:pStyle w:val="BodyTextNormal"/>
        <w:jc w:val="center"/>
      </w:pPr>
    </w:p>
    <w:p w14:paraId="648BAA8A" w14:textId="5D1A68FE" w:rsidR="00CC0A16" w:rsidRDefault="00CC0A16" w:rsidP="00263C57">
      <w:pPr>
        <w:pStyle w:val="BodyTextNormal"/>
        <w:jc w:val="center"/>
      </w:pPr>
    </w:p>
    <w:p w14:paraId="593AB196" w14:textId="3BBBB51D" w:rsidR="00CC0A16" w:rsidRDefault="00CC0A16" w:rsidP="00263C57">
      <w:pPr>
        <w:pStyle w:val="BodyTextNormal"/>
        <w:jc w:val="center"/>
      </w:pPr>
    </w:p>
    <w:p w14:paraId="5AC5D300" w14:textId="77777777" w:rsidR="00CC0A16" w:rsidRDefault="00CC0A16" w:rsidP="00263C57">
      <w:pPr>
        <w:pStyle w:val="BodyTextNormal"/>
        <w:jc w:val="center"/>
      </w:pPr>
    </w:p>
    <w:sdt>
      <w:sdtPr>
        <w:rPr>
          <w:rFonts w:eastAsiaTheme="minorEastAsia" w:cs="Times New Roman"/>
          <w:b w:val="0"/>
          <w:bCs w:val="0"/>
          <w:color w:val="auto"/>
          <w:sz w:val="22"/>
          <w:szCs w:val="22"/>
        </w:rPr>
        <w:id w:val="2016495670"/>
        <w:docPartObj>
          <w:docPartGallery w:val="Table of Contents"/>
          <w:docPartUnique/>
        </w:docPartObj>
      </w:sdtPr>
      <w:sdtEndPr>
        <w:rPr>
          <w:noProof/>
        </w:rPr>
      </w:sdtEndPr>
      <w:sdtContent>
        <w:p w14:paraId="11160F17" w14:textId="67F84FC4" w:rsidR="00F8436D" w:rsidRDefault="00F8436D" w:rsidP="00263C57">
          <w:pPr>
            <w:pStyle w:val="TOCHeading"/>
            <w:jc w:val="center"/>
          </w:pPr>
          <w:r>
            <w:t>Contents</w:t>
          </w:r>
        </w:p>
        <w:p w14:paraId="79A71617" w14:textId="45BE1971" w:rsidR="005A7B7E" w:rsidRDefault="00F8436D">
          <w:pPr>
            <w:pStyle w:val="TOC1"/>
            <w:rPr>
              <w:rFonts w:cstheme="minorBidi"/>
              <w:b w:val="0"/>
              <w:color w:val="auto"/>
              <w:sz w:val="22"/>
              <w:szCs w:val="22"/>
              <w:lang w:eastAsia="en-GB"/>
            </w:rPr>
          </w:pPr>
          <w:r>
            <w:fldChar w:fldCharType="begin"/>
          </w:r>
          <w:r>
            <w:instrText xml:space="preserve"> TOC \o "1-3" \h \z \u </w:instrText>
          </w:r>
          <w:r>
            <w:fldChar w:fldCharType="separate"/>
          </w:r>
          <w:hyperlink w:anchor="_Toc84404463" w:history="1">
            <w:r w:rsidR="005A7B7E" w:rsidRPr="004B4B75">
              <w:rPr>
                <w:rStyle w:val="Hyperlink"/>
              </w:rPr>
              <w:t>1</w:t>
            </w:r>
            <w:r w:rsidR="005A7B7E">
              <w:rPr>
                <w:rFonts w:cstheme="minorBidi"/>
                <w:b w:val="0"/>
                <w:color w:val="auto"/>
                <w:sz w:val="22"/>
                <w:szCs w:val="22"/>
                <w:lang w:eastAsia="en-GB"/>
              </w:rPr>
              <w:tab/>
            </w:r>
            <w:r w:rsidR="005A7B7E" w:rsidRPr="004B4B75">
              <w:rPr>
                <w:rStyle w:val="Hyperlink"/>
              </w:rPr>
              <w:t>Introduction</w:t>
            </w:r>
            <w:r w:rsidR="005A7B7E">
              <w:rPr>
                <w:webHidden/>
              </w:rPr>
              <w:tab/>
            </w:r>
            <w:r w:rsidR="005A7B7E">
              <w:rPr>
                <w:webHidden/>
              </w:rPr>
              <w:fldChar w:fldCharType="begin"/>
            </w:r>
            <w:r w:rsidR="005A7B7E">
              <w:rPr>
                <w:webHidden/>
              </w:rPr>
              <w:instrText xml:space="preserve"> PAGEREF _Toc84404463 \h </w:instrText>
            </w:r>
            <w:r w:rsidR="005A7B7E">
              <w:rPr>
                <w:webHidden/>
              </w:rPr>
            </w:r>
            <w:r w:rsidR="005A7B7E">
              <w:rPr>
                <w:webHidden/>
              </w:rPr>
              <w:fldChar w:fldCharType="separate"/>
            </w:r>
            <w:r w:rsidR="005A7B7E">
              <w:rPr>
                <w:webHidden/>
              </w:rPr>
              <w:t>4</w:t>
            </w:r>
            <w:r w:rsidR="005A7B7E">
              <w:rPr>
                <w:webHidden/>
              </w:rPr>
              <w:fldChar w:fldCharType="end"/>
            </w:r>
          </w:hyperlink>
        </w:p>
        <w:p w14:paraId="1A0763AC" w14:textId="61556F66" w:rsidR="005A7B7E" w:rsidRDefault="00000000">
          <w:pPr>
            <w:pStyle w:val="TOC2"/>
            <w:rPr>
              <w:rFonts w:cstheme="minorBidi"/>
              <w:color w:val="auto"/>
              <w:lang w:eastAsia="en-GB"/>
            </w:rPr>
          </w:pPr>
          <w:hyperlink w:anchor="_Toc84404464" w:history="1">
            <w:r w:rsidR="005A7B7E" w:rsidRPr="004B4B75">
              <w:rPr>
                <w:rStyle w:val="Hyperlink"/>
              </w:rPr>
              <w:t>1.1</w:t>
            </w:r>
            <w:r w:rsidR="005A7B7E">
              <w:rPr>
                <w:rFonts w:cstheme="minorBidi"/>
                <w:color w:val="auto"/>
                <w:lang w:eastAsia="en-GB"/>
              </w:rPr>
              <w:tab/>
            </w:r>
            <w:r w:rsidR="005A7B7E" w:rsidRPr="004B4B75">
              <w:rPr>
                <w:rStyle w:val="Hyperlink"/>
              </w:rPr>
              <w:t>Scope</w:t>
            </w:r>
            <w:r w:rsidR="005A7B7E">
              <w:rPr>
                <w:webHidden/>
              </w:rPr>
              <w:tab/>
            </w:r>
            <w:r w:rsidR="005A7B7E">
              <w:rPr>
                <w:webHidden/>
              </w:rPr>
              <w:fldChar w:fldCharType="begin"/>
            </w:r>
            <w:r w:rsidR="005A7B7E">
              <w:rPr>
                <w:webHidden/>
              </w:rPr>
              <w:instrText xml:space="preserve"> PAGEREF _Toc84404464 \h </w:instrText>
            </w:r>
            <w:r w:rsidR="005A7B7E">
              <w:rPr>
                <w:webHidden/>
              </w:rPr>
            </w:r>
            <w:r w:rsidR="005A7B7E">
              <w:rPr>
                <w:webHidden/>
              </w:rPr>
              <w:fldChar w:fldCharType="separate"/>
            </w:r>
            <w:r w:rsidR="005A7B7E">
              <w:rPr>
                <w:webHidden/>
              </w:rPr>
              <w:t>4</w:t>
            </w:r>
            <w:r w:rsidR="005A7B7E">
              <w:rPr>
                <w:webHidden/>
              </w:rPr>
              <w:fldChar w:fldCharType="end"/>
            </w:r>
          </w:hyperlink>
        </w:p>
        <w:p w14:paraId="288785F1" w14:textId="71045E68" w:rsidR="005A7B7E" w:rsidRDefault="00000000">
          <w:pPr>
            <w:pStyle w:val="TOC2"/>
            <w:rPr>
              <w:rFonts w:cstheme="minorBidi"/>
              <w:color w:val="auto"/>
              <w:lang w:eastAsia="en-GB"/>
            </w:rPr>
          </w:pPr>
          <w:hyperlink w:anchor="_Toc84404465" w:history="1">
            <w:r w:rsidR="005A7B7E" w:rsidRPr="004B4B75">
              <w:rPr>
                <w:rStyle w:val="Hyperlink"/>
              </w:rPr>
              <w:t>1.2</w:t>
            </w:r>
            <w:r w:rsidR="005A7B7E">
              <w:rPr>
                <w:rFonts w:cstheme="minorBidi"/>
                <w:color w:val="auto"/>
                <w:lang w:eastAsia="en-GB"/>
              </w:rPr>
              <w:tab/>
            </w:r>
            <w:r w:rsidR="005A7B7E" w:rsidRPr="004B4B75">
              <w:rPr>
                <w:rStyle w:val="Hyperlink"/>
              </w:rPr>
              <w:t>Objectives</w:t>
            </w:r>
            <w:r w:rsidR="005A7B7E">
              <w:rPr>
                <w:webHidden/>
              </w:rPr>
              <w:tab/>
            </w:r>
            <w:r w:rsidR="005A7B7E">
              <w:rPr>
                <w:webHidden/>
              </w:rPr>
              <w:fldChar w:fldCharType="begin"/>
            </w:r>
            <w:r w:rsidR="005A7B7E">
              <w:rPr>
                <w:webHidden/>
              </w:rPr>
              <w:instrText xml:space="preserve"> PAGEREF _Toc84404465 \h </w:instrText>
            </w:r>
            <w:r w:rsidR="005A7B7E">
              <w:rPr>
                <w:webHidden/>
              </w:rPr>
            </w:r>
            <w:r w:rsidR="005A7B7E">
              <w:rPr>
                <w:webHidden/>
              </w:rPr>
              <w:fldChar w:fldCharType="separate"/>
            </w:r>
            <w:r w:rsidR="005A7B7E">
              <w:rPr>
                <w:webHidden/>
              </w:rPr>
              <w:t>4</w:t>
            </w:r>
            <w:r w:rsidR="005A7B7E">
              <w:rPr>
                <w:webHidden/>
              </w:rPr>
              <w:fldChar w:fldCharType="end"/>
            </w:r>
          </w:hyperlink>
        </w:p>
        <w:p w14:paraId="722A3AD3" w14:textId="454B2D21" w:rsidR="005A7B7E" w:rsidRDefault="00000000">
          <w:pPr>
            <w:pStyle w:val="TOC2"/>
            <w:rPr>
              <w:rFonts w:cstheme="minorBidi"/>
              <w:color w:val="auto"/>
              <w:lang w:eastAsia="en-GB"/>
            </w:rPr>
          </w:pPr>
          <w:hyperlink w:anchor="_Toc84404466" w:history="1">
            <w:r w:rsidR="005A7B7E" w:rsidRPr="004B4B75">
              <w:rPr>
                <w:rStyle w:val="Hyperlink"/>
              </w:rPr>
              <w:t>1.3</w:t>
            </w:r>
            <w:r w:rsidR="005A7B7E">
              <w:rPr>
                <w:rFonts w:cstheme="minorBidi"/>
                <w:color w:val="auto"/>
                <w:lang w:eastAsia="en-GB"/>
              </w:rPr>
              <w:tab/>
            </w:r>
            <w:r w:rsidR="005A7B7E" w:rsidRPr="004B4B75">
              <w:rPr>
                <w:rStyle w:val="Hyperlink"/>
              </w:rPr>
              <w:t>Exceptions</w:t>
            </w:r>
            <w:r w:rsidR="005A7B7E">
              <w:rPr>
                <w:webHidden/>
              </w:rPr>
              <w:tab/>
            </w:r>
            <w:r w:rsidR="005A7B7E">
              <w:rPr>
                <w:webHidden/>
              </w:rPr>
              <w:fldChar w:fldCharType="begin"/>
            </w:r>
            <w:r w:rsidR="005A7B7E">
              <w:rPr>
                <w:webHidden/>
              </w:rPr>
              <w:instrText xml:space="preserve"> PAGEREF _Toc84404466 \h </w:instrText>
            </w:r>
            <w:r w:rsidR="005A7B7E">
              <w:rPr>
                <w:webHidden/>
              </w:rPr>
            </w:r>
            <w:r w:rsidR="005A7B7E">
              <w:rPr>
                <w:webHidden/>
              </w:rPr>
              <w:fldChar w:fldCharType="separate"/>
            </w:r>
            <w:r w:rsidR="005A7B7E">
              <w:rPr>
                <w:webHidden/>
              </w:rPr>
              <w:t>4</w:t>
            </w:r>
            <w:r w:rsidR="005A7B7E">
              <w:rPr>
                <w:webHidden/>
              </w:rPr>
              <w:fldChar w:fldCharType="end"/>
            </w:r>
          </w:hyperlink>
        </w:p>
        <w:p w14:paraId="591FAD68" w14:textId="32D64A77" w:rsidR="005A7B7E" w:rsidRDefault="00000000">
          <w:pPr>
            <w:pStyle w:val="TOC1"/>
            <w:rPr>
              <w:rFonts w:cstheme="minorBidi"/>
              <w:b w:val="0"/>
              <w:color w:val="auto"/>
              <w:sz w:val="22"/>
              <w:szCs w:val="22"/>
              <w:lang w:eastAsia="en-GB"/>
            </w:rPr>
          </w:pPr>
          <w:hyperlink w:anchor="_Toc84404467" w:history="1">
            <w:r w:rsidR="005A7B7E" w:rsidRPr="004B4B75">
              <w:rPr>
                <w:rStyle w:val="Hyperlink"/>
              </w:rPr>
              <w:t>2</w:t>
            </w:r>
            <w:r w:rsidR="005A7B7E">
              <w:rPr>
                <w:rFonts w:cstheme="minorBidi"/>
                <w:b w:val="0"/>
                <w:color w:val="auto"/>
                <w:sz w:val="22"/>
                <w:szCs w:val="22"/>
                <w:lang w:eastAsia="en-GB"/>
              </w:rPr>
              <w:tab/>
            </w:r>
            <w:r w:rsidR="005A7B7E" w:rsidRPr="004B4B75">
              <w:rPr>
                <w:rStyle w:val="Hyperlink"/>
              </w:rPr>
              <w:t>Document Requirements</w:t>
            </w:r>
            <w:r w:rsidR="005A7B7E">
              <w:rPr>
                <w:webHidden/>
              </w:rPr>
              <w:tab/>
            </w:r>
            <w:r w:rsidR="005A7B7E">
              <w:rPr>
                <w:webHidden/>
              </w:rPr>
              <w:fldChar w:fldCharType="begin"/>
            </w:r>
            <w:r w:rsidR="005A7B7E">
              <w:rPr>
                <w:webHidden/>
              </w:rPr>
              <w:instrText xml:space="preserve"> PAGEREF _Toc84404467 \h </w:instrText>
            </w:r>
            <w:r w:rsidR="005A7B7E">
              <w:rPr>
                <w:webHidden/>
              </w:rPr>
            </w:r>
            <w:r w:rsidR="005A7B7E">
              <w:rPr>
                <w:webHidden/>
              </w:rPr>
              <w:fldChar w:fldCharType="separate"/>
            </w:r>
            <w:r w:rsidR="005A7B7E">
              <w:rPr>
                <w:webHidden/>
              </w:rPr>
              <w:t>5</w:t>
            </w:r>
            <w:r w:rsidR="005A7B7E">
              <w:rPr>
                <w:webHidden/>
              </w:rPr>
              <w:fldChar w:fldCharType="end"/>
            </w:r>
          </w:hyperlink>
        </w:p>
        <w:p w14:paraId="2F4C5941" w14:textId="5B3A39B5" w:rsidR="005A7B7E" w:rsidRDefault="00000000">
          <w:pPr>
            <w:pStyle w:val="TOC2"/>
            <w:rPr>
              <w:rFonts w:cstheme="minorBidi"/>
              <w:color w:val="auto"/>
              <w:lang w:eastAsia="en-GB"/>
            </w:rPr>
          </w:pPr>
          <w:hyperlink w:anchor="_Toc84404468" w:history="1">
            <w:r w:rsidR="005A7B7E" w:rsidRPr="004B4B75">
              <w:rPr>
                <w:rStyle w:val="Hyperlink"/>
              </w:rPr>
              <w:t>2.1</w:t>
            </w:r>
            <w:r w:rsidR="005A7B7E">
              <w:rPr>
                <w:rFonts w:cstheme="minorBidi"/>
                <w:color w:val="auto"/>
                <w:lang w:eastAsia="en-GB"/>
              </w:rPr>
              <w:tab/>
            </w:r>
            <w:r w:rsidR="005A7B7E" w:rsidRPr="004B4B75">
              <w:rPr>
                <w:rStyle w:val="Hyperlink"/>
              </w:rPr>
              <w:t>Document lifecycle</w:t>
            </w:r>
            <w:r w:rsidR="005A7B7E">
              <w:rPr>
                <w:webHidden/>
              </w:rPr>
              <w:tab/>
            </w:r>
            <w:r w:rsidR="005A7B7E">
              <w:rPr>
                <w:webHidden/>
              </w:rPr>
              <w:fldChar w:fldCharType="begin"/>
            </w:r>
            <w:r w:rsidR="005A7B7E">
              <w:rPr>
                <w:webHidden/>
              </w:rPr>
              <w:instrText xml:space="preserve"> PAGEREF _Toc84404468 \h </w:instrText>
            </w:r>
            <w:r w:rsidR="005A7B7E">
              <w:rPr>
                <w:webHidden/>
              </w:rPr>
            </w:r>
            <w:r w:rsidR="005A7B7E">
              <w:rPr>
                <w:webHidden/>
              </w:rPr>
              <w:fldChar w:fldCharType="separate"/>
            </w:r>
            <w:r w:rsidR="005A7B7E">
              <w:rPr>
                <w:webHidden/>
              </w:rPr>
              <w:t>5</w:t>
            </w:r>
            <w:r w:rsidR="005A7B7E">
              <w:rPr>
                <w:webHidden/>
              </w:rPr>
              <w:fldChar w:fldCharType="end"/>
            </w:r>
          </w:hyperlink>
        </w:p>
        <w:p w14:paraId="1F08F0BA" w14:textId="324E22AE" w:rsidR="005A7B7E" w:rsidRDefault="00000000">
          <w:pPr>
            <w:pStyle w:val="TOC2"/>
            <w:rPr>
              <w:rFonts w:cstheme="minorBidi"/>
              <w:color w:val="auto"/>
              <w:lang w:eastAsia="en-GB"/>
            </w:rPr>
          </w:pPr>
          <w:hyperlink w:anchor="_Toc84404469" w:history="1">
            <w:r w:rsidR="005A7B7E" w:rsidRPr="004B4B75">
              <w:rPr>
                <w:rStyle w:val="Hyperlink"/>
              </w:rPr>
              <w:t>2.2</w:t>
            </w:r>
            <w:r w:rsidR="005A7B7E">
              <w:rPr>
                <w:rFonts w:cstheme="minorBidi"/>
                <w:color w:val="auto"/>
                <w:lang w:eastAsia="en-GB"/>
              </w:rPr>
              <w:tab/>
            </w:r>
            <w:r w:rsidR="005A7B7E" w:rsidRPr="004B4B75">
              <w:rPr>
                <w:rStyle w:val="Hyperlink"/>
              </w:rPr>
              <w:t>Documentation Standards</w:t>
            </w:r>
            <w:r w:rsidR="005A7B7E">
              <w:rPr>
                <w:webHidden/>
              </w:rPr>
              <w:tab/>
            </w:r>
            <w:r w:rsidR="005A7B7E">
              <w:rPr>
                <w:webHidden/>
              </w:rPr>
              <w:fldChar w:fldCharType="begin"/>
            </w:r>
            <w:r w:rsidR="005A7B7E">
              <w:rPr>
                <w:webHidden/>
              </w:rPr>
              <w:instrText xml:space="preserve"> PAGEREF _Toc84404469 \h </w:instrText>
            </w:r>
            <w:r w:rsidR="005A7B7E">
              <w:rPr>
                <w:webHidden/>
              </w:rPr>
            </w:r>
            <w:r w:rsidR="005A7B7E">
              <w:rPr>
                <w:webHidden/>
              </w:rPr>
              <w:fldChar w:fldCharType="separate"/>
            </w:r>
            <w:r w:rsidR="005A7B7E">
              <w:rPr>
                <w:webHidden/>
              </w:rPr>
              <w:t>5</w:t>
            </w:r>
            <w:r w:rsidR="005A7B7E">
              <w:rPr>
                <w:webHidden/>
              </w:rPr>
              <w:fldChar w:fldCharType="end"/>
            </w:r>
          </w:hyperlink>
        </w:p>
        <w:p w14:paraId="3507C871" w14:textId="253EB234" w:rsidR="005A7B7E" w:rsidRDefault="00000000">
          <w:pPr>
            <w:pStyle w:val="TOC2"/>
            <w:rPr>
              <w:rFonts w:cstheme="minorBidi"/>
              <w:color w:val="auto"/>
              <w:lang w:eastAsia="en-GB"/>
            </w:rPr>
          </w:pPr>
          <w:hyperlink w:anchor="_Toc84404470" w:history="1">
            <w:r w:rsidR="005A7B7E" w:rsidRPr="004B4B75">
              <w:rPr>
                <w:rStyle w:val="Hyperlink"/>
              </w:rPr>
              <w:t>2.3</w:t>
            </w:r>
            <w:r w:rsidR="005A7B7E">
              <w:rPr>
                <w:rFonts w:cstheme="minorBidi"/>
                <w:color w:val="auto"/>
                <w:lang w:eastAsia="en-GB"/>
              </w:rPr>
              <w:tab/>
            </w:r>
            <w:r w:rsidR="005A7B7E" w:rsidRPr="004B4B75">
              <w:rPr>
                <w:rStyle w:val="Hyperlink"/>
              </w:rPr>
              <w:t>Architectural decisions</w:t>
            </w:r>
            <w:r w:rsidR="005A7B7E">
              <w:rPr>
                <w:webHidden/>
              </w:rPr>
              <w:tab/>
            </w:r>
            <w:r w:rsidR="005A7B7E">
              <w:rPr>
                <w:webHidden/>
              </w:rPr>
              <w:fldChar w:fldCharType="begin"/>
            </w:r>
            <w:r w:rsidR="005A7B7E">
              <w:rPr>
                <w:webHidden/>
              </w:rPr>
              <w:instrText xml:space="preserve"> PAGEREF _Toc84404470 \h </w:instrText>
            </w:r>
            <w:r w:rsidR="005A7B7E">
              <w:rPr>
                <w:webHidden/>
              </w:rPr>
            </w:r>
            <w:r w:rsidR="005A7B7E">
              <w:rPr>
                <w:webHidden/>
              </w:rPr>
              <w:fldChar w:fldCharType="separate"/>
            </w:r>
            <w:r w:rsidR="005A7B7E">
              <w:rPr>
                <w:webHidden/>
              </w:rPr>
              <w:t>5</w:t>
            </w:r>
            <w:r w:rsidR="005A7B7E">
              <w:rPr>
                <w:webHidden/>
              </w:rPr>
              <w:fldChar w:fldCharType="end"/>
            </w:r>
          </w:hyperlink>
        </w:p>
        <w:p w14:paraId="06A16BB9" w14:textId="3CC2221A" w:rsidR="005A7B7E" w:rsidRDefault="00000000">
          <w:pPr>
            <w:pStyle w:val="TOC2"/>
            <w:rPr>
              <w:rFonts w:cstheme="minorBidi"/>
              <w:color w:val="auto"/>
              <w:lang w:eastAsia="en-GB"/>
            </w:rPr>
          </w:pPr>
          <w:hyperlink w:anchor="_Toc84404471" w:history="1">
            <w:r w:rsidR="005A7B7E" w:rsidRPr="004B4B75">
              <w:rPr>
                <w:rStyle w:val="Hyperlink"/>
              </w:rPr>
              <w:t>2.4</w:t>
            </w:r>
            <w:r w:rsidR="005A7B7E">
              <w:rPr>
                <w:rFonts w:cstheme="minorBidi"/>
                <w:color w:val="auto"/>
                <w:lang w:eastAsia="en-GB"/>
              </w:rPr>
              <w:tab/>
            </w:r>
            <w:r w:rsidR="005A7B7E" w:rsidRPr="004B4B75">
              <w:rPr>
                <w:rStyle w:val="Hyperlink"/>
              </w:rPr>
              <w:t>Requirements Scope</w:t>
            </w:r>
            <w:r w:rsidR="005A7B7E">
              <w:rPr>
                <w:webHidden/>
              </w:rPr>
              <w:tab/>
            </w:r>
            <w:r w:rsidR="005A7B7E">
              <w:rPr>
                <w:webHidden/>
              </w:rPr>
              <w:fldChar w:fldCharType="begin"/>
            </w:r>
            <w:r w:rsidR="005A7B7E">
              <w:rPr>
                <w:webHidden/>
              </w:rPr>
              <w:instrText xml:space="preserve"> PAGEREF _Toc84404471 \h </w:instrText>
            </w:r>
            <w:r w:rsidR="005A7B7E">
              <w:rPr>
                <w:webHidden/>
              </w:rPr>
            </w:r>
            <w:r w:rsidR="005A7B7E">
              <w:rPr>
                <w:webHidden/>
              </w:rPr>
              <w:fldChar w:fldCharType="separate"/>
            </w:r>
            <w:r w:rsidR="005A7B7E">
              <w:rPr>
                <w:webHidden/>
              </w:rPr>
              <w:t>5</w:t>
            </w:r>
            <w:r w:rsidR="005A7B7E">
              <w:rPr>
                <w:webHidden/>
              </w:rPr>
              <w:fldChar w:fldCharType="end"/>
            </w:r>
          </w:hyperlink>
        </w:p>
        <w:p w14:paraId="79AE556C" w14:textId="2B5D1170" w:rsidR="005A7B7E" w:rsidRDefault="00000000">
          <w:pPr>
            <w:pStyle w:val="TOC2"/>
            <w:rPr>
              <w:rFonts w:cstheme="minorBidi"/>
              <w:color w:val="auto"/>
              <w:lang w:eastAsia="en-GB"/>
            </w:rPr>
          </w:pPr>
          <w:hyperlink w:anchor="_Toc84404472" w:history="1">
            <w:r w:rsidR="005A7B7E" w:rsidRPr="004B4B75">
              <w:rPr>
                <w:rStyle w:val="Hyperlink"/>
              </w:rPr>
              <w:t>2.5</w:t>
            </w:r>
            <w:r w:rsidR="005A7B7E">
              <w:rPr>
                <w:rFonts w:cstheme="minorBidi"/>
                <w:color w:val="auto"/>
                <w:lang w:eastAsia="en-GB"/>
              </w:rPr>
              <w:tab/>
            </w:r>
            <w:r w:rsidR="005A7B7E" w:rsidRPr="004B4B75">
              <w:rPr>
                <w:rStyle w:val="Hyperlink"/>
              </w:rPr>
              <w:t>System Elements</w:t>
            </w:r>
            <w:r w:rsidR="005A7B7E">
              <w:rPr>
                <w:webHidden/>
              </w:rPr>
              <w:tab/>
            </w:r>
            <w:r w:rsidR="005A7B7E">
              <w:rPr>
                <w:webHidden/>
              </w:rPr>
              <w:fldChar w:fldCharType="begin"/>
            </w:r>
            <w:r w:rsidR="005A7B7E">
              <w:rPr>
                <w:webHidden/>
              </w:rPr>
              <w:instrText xml:space="preserve"> PAGEREF _Toc84404472 \h </w:instrText>
            </w:r>
            <w:r w:rsidR="005A7B7E">
              <w:rPr>
                <w:webHidden/>
              </w:rPr>
            </w:r>
            <w:r w:rsidR="005A7B7E">
              <w:rPr>
                <w:webHidden/>
              </w:rPr>
              <w:fldChar w:fldCharType="separate"/>
            </w:r>
            <w:r w:rsidR="005A7B7E">
              <w:rPr>
                <w:webHidden/>
              </w:rPr>
              <w:t>5</w:t>
            </w:r>
            <w:r w:rsidR="005A7B7E">
              <w:rPr>
                <w:webHidden/>
              </w:rPr>
              <w:fldChar w:fldCharType="end"/>
            </w:r>
          </w:hyperlink>
        </w:p>
        <w:p w14:paraId="300FF96F" w14:textId="02AFEC44" w:rsidR="005A7B7E" w:rsidRDefault="00000000">
          <w:pPr>
            <w:pStyle w:val="TOC2"/>
            <w:rPr>
              <w:rFonts w:cstheme="minorBidi"/>
              <w:color w:val="auto"/>
              <w:lang w:eastAsia="en-GB"/>
            </w:rPr>
          </w:pPr>
          <w:hyperlink w:anchor="_Toc84404473" w:history="1">
            <w:r w:rsidR="005A7B7E" w:rsidRPr="004B4B75">
              <w:rPr>
                <w:rStyle w:val="Hyperlink"/>
              </w:rPr>
              <w:t>2.6</w:t>
            </w:r>
            <w:r w:rsidR="005A7B7E">
              <w:rPr>
                <w:rFonts w:cstheme="minorBidi"/>
                <w:color w:val="auto"/>
                <w:lang w:eastAsia="en-GB"/>
              </w:rPr>
              <w:tab/>
            </w:r>
            <w:r w:rsidR="005A7B7E" w:rsidRPr="004B4B75">
              <w:rPr>
                <w:rStyle w:val="Hyperlink"/>
              </w:rPr>
              <w:t>Interfaces</w:t>
            </w:r>
            <w:r w:rsidR="005A7B7E">
              <w:rPr>
                <w:webHidden/>
              </w:rPr>
              <w:tab/>
            </w:r>
            <w:r w:rsidR="005A7B7E">
              <w:rPr>
                <w:webHidden/>
              </w:rPr>
              <w:fldChar w:fldCharType="begin"/>
            </w:r>
            <w:r w:rsidR="005A7B7E">
              <w:rPr>
                <w:webHidden/>
              </w:rPr>
              <w:instrText xml:space="preserve"> PAGEREF _Toc84404473 \h </w:instrText>
            </w:r>
            <w:r w:rsidR="005A7B7E">
              <w:rPr>
                <w:webHidden/>
              </w:rPr>
            </w:r>
            <w:r w:rsidR="005A7B7E">
              <w:rPr>
                <w:webHidden/>
              </w:rPr>
              <w:fldChar w:fldCharType="separate"/>
            </w:r>
            <w:r w:rsidR="005A7B7E">
              <w:rPr>
                <w:webHidden/>
              </w:rPr>
              <w:t>6</w:t>
            </w:r>
            <w:r w:rsidR="005A7B7E">
              <w:rPr>
                <w:webHidden/>
              </w:rPr>
              <w:fldChar w:fldCharType="end"/>
            </w:r>
          </w:hyperlink>
        </w:p>
        <w:p w14:paraId="6FE0F20F" w14:textId="3C1F4083" w:rsidR="005A7B7E" w:rsidRDefault="00000000">
          <w:pPr>
            <w:pStyle w:val="TOC2"/>
            <w:rPr>
              <w:rFonts w:cstheme="minorBidi"/>
              <w:color w:val="auto"/>
              <w:lang w:eastAsia="en-GB"/>
            </w:rPr>
          </w:pPr>
          <w:hyperlink w:anchor="_Toc84404474" w:history="1">
            <w:r w:rsidR="005A7B7E" w:rsidRPr="004B4B75">
              <w:rPr>
                <w:rStyle w:val="Hyperlink"/>
              </w:rPr>
              <w:t>2.7</w:t>
            </w:r>
            <w:r w:rsidR="005A7B7E">
              <w:rPr>
                <w:rFonts w:cstheme="minorBidi"/>
                <w:color w:val="auto"/>
                <w:lang w:eastAsia="en-GB"/>
              </w:rPr>
              <w:tab/>
            </w:r>
            <w:r w:rsidR="005A7B7E" w:rsidRPr="004B4B75">
              <w:rPr>
                <w:rStyle w:val="Hyperlink"/>
              </w:rPr>
              <w:t>Data Model</w:t>
            </w:r>
            <w:r w:rsidR="005A7B7E">
              <w:rPr>
                <w:webHidden/>
              </w:rPr>
              <w:tab/>
            </w:r>
            <w:r w:rsidR="005A7B7E">
              <w:rPr>
                <w:webHidden/>
              </w:rPr>
              <w:fldChar w:fldCharType="begin"/>
            </w:r>
            <w:r w:rsidR="005A7B7E">
              <w:rPr>
                <w:webHidden/>
              </w:rPr>
              <w:instrText xml:space="preserve"> PAGEREF _Toc84404474 \h </w:instrText>
            </w:r>
            <w:r w:rsidR="005A7B7E">
              <w:rPr>
                <w:webHidden/>
              </w:rPr>
            </w:r>
            <w:r w:rsidR="005A7B7E">
              <w:rPr>
                <w:webHidden/>
              </w:rPr>
              <w:fldChar w:fldCharType="separate"/>
            </w:r>
            <w:r w:rsidR="005A7B7E">
              <w:rPr>
                <w:webHidden/>
              </w:rPr>
              <w:t>6</w:t>
            </w:r>
            <w:r w:rsidR="005A7B7E">
              <w:rPr>
                <w:webHidden/>
              </w:rPr>
              <w:fldChar w:fldCharType="end"/>
            </w:r>
          </w:hyperlink>
        </w:p>
        <w:p w14:paraId="23B32861" w14:textId="2CF9CE96" w:rsidR="005A7B7E" w:rsidRDefault="00000000">
          <w:pPr>
            <w:pStyle w:val="TOC2"/>
            <w:rPr>
              <w:rFonts w:cstheme="minorBidi"/>
              <w:color w:val="auto"/>
              <w:lang w:eastAsia="en-GB"/>
            </w:rPr>
          </w:pPr>
          <w:hyperlink w:anchor="_Toc84404475" w:history="1">
            <w:r w:rsidR="005A7B7E" w:rsidRPr="004B4B75">
              <w:rPr>
                <w:rStyle w:val="Hyperlink"/>
              </w:rPr>
              <w:t>2.8</w:t>
            </w:r>
            <w:r w:rsidR="005A7B7E">
              <w:rPr>
                <w:rFonts w:cstheme="minorBidi"/>
                <w:color w:val="auto"/>
                <w:lang w:eastAsia="en-GB"/>
              </w:rPr>
              <w:tab/>
            </w:r>
            <w:r w:rsidR="005A7B7E" w:rsidRPr="004B4B75">
              <w:rPr>
                <w:rStyle w:val="Hyperlink"/>
              </w:rPr>
              <w:t>Volumetric</w:t>
            </w:r>
            <w:r w:rsidR="005A7B7E">
              <w:rPr>
                <w:webHidden/>
              </w:rPr>
              <w:tab/>
            </w:r>
            <w:r w:rsidR="005A7B7E">
              <w:rPr>
                <w:webHidden/>
              </w:rPr>
              <w:fldChar w:fldCharType="begin"/>
            </w:r>
            <w:r w:rsidR="005A7B7E">
              <w:rPr>
                <w:webHidden/>
              </w:rPr>
              <w:instrText xml:space="preserve"> PAGEREF _Toc84404475 \h </w:instrText>
            </w:r>
            <w:r w:rsidR="005A7B7E">
              <w:rPr>
                <w:webHidden/>
              </w:rPr>
            </w:r>
            <w:r w:rsidR="005A7B7E">
              <w:rPr>
                <w:webHidden/>
              </w:rPr>
              <w:fldChar w:fldCharType="separate"/>
            </w:r>
            <w:r w:rsidR="005A7B7E">
              <w:rPr>
                <w:webHidden/>
              </w:rPr>
              <w:t>6</w:t>
            </w:r>
            <w:r w:rsidR="005A7B7E">
              <w:rPr>
                <w:webHidden/>
              </w:rPr>
              <w:fldChar w:fldCharType="end"/>
            </w:r>
          </w:hyperlink>
        </w:p>
        <w:p w14:paraId="2B20DFB1" w14:textId="44214CAF" w:rsidR="005A7B7E" w:rsidRDefault="00000000">
          <w:pPr>
            <w:pStyle w:val="TOC2"/>
            <w:rPr>
              <w:rFonts w:cstheme="minorBidi"/>
              <w:color w:val="auto"/>
              <w:lang w:eastAsia="en-GB"/>
            </w:rPr>
          </w:pPr>
          <w:hyperlink w:anchor="_Toc84404476" w:history="1">
            <w:r w:rsidR="005A7B7E" w:rsidRPr="004B4B75">
              <w:rPr>
                <w:rStyle w:val="Hyperlink"/>
              </w:rPr>
              <w:t>2.9</w:t>
            </w:r>
            <w:r w:rsidR="005A7B7E">
              <w:rPr>
                <w:rFonts w:cstheme="minorBidi"/>
                <w:color w:val="auto"/>
                <w:lang w:eastAsia="en-GB"/>
              </w:rPr>
              <w:tab/>
            </w:r>
            <w:r w:rsidR="005A7B7E" w:rsidRPr="004B4B75">
              <w:rPr>
                <w:rStyle w:val="Hyperlink"/>
              </w:rPr>
              <w:t>Business Processes</w:t>
            </w:r>
            <w:r w:rsidR="005A7B7E">
              <w:rPr>
                <w:webHidden/>
              </w:rPr>
              <w:tab/>
            </w:r>
            <w:r w:rsidR="005A7B7E">
              <w:rPr>
                <w:webHidden/>
              </w:rPr>
              <w:fldChar w:fldCharType="begin"/>
            </w:r>
            <w:r w:rsidR="005A7B7E">
              <w:rPr>
                <w:webHidden/>
              </w:rPr>
              <w:instrText xml:space="preserve"> PAGEREF _Toc84404476 \h </w:instrText>
            </w:r>
            <w:r w:rsidR="005A7B7E">
              <w:rPr>
                <w:webHidden/>
              </w:rPr>
            </w:r>
            <w:r w:rsidR="005A7B7E">
              <w:rPr>
                <w:webHidden/>
              </w:rPr>
              <w:fldChar w:fldCharType="separate"/>
            </w:r>
            <w:r w:rsidR="005A7B7E">
              <w:rPr>
                <w:webHidden/>
              </w:rPr>
              <w:t>6</w:t>
            </w:r>
            <w:r w:rsidR="005A7B7E">
              <w:rPr>
                <w:webHidden/>
              </w:rPr>
              <w:fldChar w:fldCharType="end"/>
            </w:r>
          </w:hyperlink>
        </w:p>
        <w:p w14:paraId="27324399" w14:textId="5DAE5A1B" w:rsidR="005A7B7E" w:rsidRDefault="00000000">
          <w:pPr>
            <w:pStyle w:val="TOC2"/>
            <w:rPr>
              <w:rFonts w:cstheme="minorBidi"/>
              <w:color w:val="auto"/>
              <w:lang w:eastAsia="en-GB"/>
            </w:rPr>
          </w:pPr>
          <w:hyperlink w:anchor="_Toc84404477" w:history="1">
            <w:r w:rsidR="005A7B7E" w:rsidRPr="004B4B75">
              <w:rPr>
                <w:rStyle w:val="Hyperlink"/>
              </w:rPr>
              <w:t>2.10</w:t>
            </w:r>
            <w:r w:rsidR="005A7B7E">
              <w:rPr>
                <w:rFonts w:cstheme="minorBidi"/>
                <w:color w:val="auto"/>
                <w:lang w:eastAsia="en-GB"/>
              </w:rPr>
              <w:tab/>
            </w:r>
            <w:r w:rsidR="005A7B7E" w:rsidRPr="004B4B75">
              <w:rPr>
                <w:rStyle w:val="Hyperlink"/>
              </w:rPr>
              <w:t>Measures of Performance</w:t>
            </w:r>
            <w:r w:rsidR="005A7B7E">
              <w:rPr>
                <w:webHidden/>
              </w:rPr>
              <w:tab/>
            </w:r>
            <w:r w:rsidR="005A7B7E">
              <w:rPr>
                <w:webHidden/>
              </w:rPr>
              <w:fldChar w:fldCharType="begin"/>
            </w:r>
            <w:r w:rsidR="005A7B7E">
              <w:rPr>
                <w:webHidden/>
              </w:rPr>
              <w:instrText xml:space="preserve"> PAGEREF _Toc84404477 \h </w:instrText>
            </w:r>
            <w:r w:rsidR="005A7B7E">
              <w:rPr>
                <w:webHidden/>
              </w:rPr>
            </w:r>
            <w:r w:rsidR="005A7B7E">
              <w:rPr>
                <w:webHidden/>
              </w:rPr>
              <w:fldChar w:fldCharType="separate"/>
            </w:r>
            <w:r w:rsidR="005A7B7E">
              <w:rPr>
                <w:webHidden/>
              </w:rPr>
              <w:t>7</w:t>
            </w:r>
            <w:r w:rsidR="005A7B7E">
              <w:rPr>
                <w:webHidden/>
              </w:rPr>
              <w:fldChar w:fldCharType="end"/>
            </w:r>
          </w:hyperlink>
        </w:p>
        <w:p w14:paraId="4E580432" w14:textId="6672A668" w:rsidR="005A7B7E" w:rsidRDefault="00000000">
          <w:pPr>
            <w:pStyle w:val="TOC2"/>
            <w:rPr>
              <w:rFonts w:cstheme="minorBidi"/>
              <w:color w:val="auto"/>
              <w:lang w:eastAsia="en-GB"/>
            </w:rPr>
          </w:pPr>
          <w:hyperlink w:anchor="_Toc84404478" w:history="1">
            <w:r w:rsidR="005A7B7E" w:rsidRPr="004B4B75">
              <w:rPr>
                <w:rStyle w:val="Hyperlink"/>
              </w:rPr>
              <w:t>2.11</w:t>
            </w:r>
            <w:r w:rsidR="005A7B7E">
              <w:rPr>
                <w:rFonts w:cstheme="minorBidi"/>
                <w:color w:val="auto"/>
                <w:lang w:eastAsia="en-GB"/>
              </w:rPr>
              <w:tab/>
            </w:r>
            <w:r w:rsidR="005A7B7E" w:rsidRPr="004B4B75">
              <w:rPr>
                <w:rStyle w:val="Hyperlink"/>
              </w:rPr>
              <w:t>Security</w:t>
            </w:r>
            <w:r w:rsidR="005A7B7E">
              <w:rPr>
                <w:webHidden/>
              </w:rPr>
              <w:tab/>
            </w:r>
            <w:r w:rsidR="005A7B7E">
              <w:rPr>
                <w:webHidden/>
              </w:rPr>
              <w:fldChar w:fldCharType="begin"/>
            </w:r>
            <w:r w:rsidR="005A7B7E">
              <w:rPr>
                <w:webHidden/>
              </w:rPr>
              <w:instrText xml:space="preserve"> PAGEREF _Toc84404478 \h </w:instrText>
            </w:r>
            <w:r w:rsidR="005A7B7E">
              <w:rPr>
                <w:webHidden/>
              </w:rPr>
            </w:r>
            <w:r w:rsidR="005A7B7E">
              <w:rPr>
                <w:webHidden/>
              </w:rPr>
              <w:fldChar w:fldCharType="separate"/>
            </w:r>
            <w:r w:rsidR="005A7B7E">
              <w:rPr>
                <w:webHidden/>
              </w:rPr>
              <w:t>7</w:t>
            </w:r>
            <w:r w:rsidR="005A7B7E">
              <w:rPr>
                <w:webHidden/>
              </w:rPr>
              <w:fldChar w:fldCharType="end"/>
            </w:r>
          </w:hyperlink>
        </w:p>
        <w:p w14:paraId="21A5D42C" w14:textId="22F17974" w:rsidR="005A7B7E" w:rsidRDefault="00000000">
          <w:pPr>
            <w:pStyle w:val="TOC2"/>
            <w:rPr>
              <w:rFonts w:cstheme="minorBidi"/>
              <w:color w:val="auto"/>
              <w:lang w:eastAsia="en-GB"/>
            </w:rPr>
          </w:pPr>
          <w:hyperlink w:anchor="_Toc84404479" w:history="1">
            <w:r w:rsidR="005A7B7E" w:rsidRPr="004B4B75">
              <w:rPr>
                <w:rStyle w:val="Hyperlink"/>
              </w:rPr>
              <w:t>2.12</w:t>
            </w:r>
            <w:r w:rsidR="005A7B7E">
              <w:rPr>
                <w:rFonts w:cstheme="minorBidi"/>
                <w:color w:val="auto"/>
                <w:lang w:eastAsia="en-GB"/>
              </w:rPr>
              <w:tab/>
            </w:r>
            <w:r w:rsidR="005A7B7E" w:rsidRPr="004B4B75">
              <w:rPr>
                <w:rStyle w:val="Hyperlink"/>
              </w:rPr>
              <w:t>Validation</w:t>
            </w:r>
            <w:r w:rsidR="005A7B7E">
              <w:rPr>
                <w:webHidden/>
              </w:rPr>
              <w:tab/>
            </w:r>
            <w:r w:rsidR="005A7B7E">
              <w:rPr>
                <w:webHidden/>
              </w:rPr>
              <w:fldChar w:fldCharType="begin"/>
            </w:r>
            <w:r w:rsidR="005A7B7E">
              <w:rPr>
                <w:webHidden/>
              </w:rPr>
              <w:instrText xml:space="preserve"> PAGEREF _Toc84404479 \h </w:instrText>
            </w:r>
            <w:r w:rsidR="005A7B7E">
              <w:rPr>
                <w:webHidden/>
              </w:rPr>
            </w:r>
            <w:r w:rsidR="005A7B7E">
              <w:rPr>
                <w:webHidden/>
              </w:rPr>
              <w:fldChar w:fldCharType="separate"/>
            </w:r>
            <w:r w:rsidR="005A7B7E">
              <w:rPr>
                <w:webHidden/>
              </w:rPr>
              <w:t>7</w:t>
            </w:r>
            <w:r w:rsidR="005A7B7E">
              <w:rPr>
                <w:webHidden/>
              </w:rPr>
              <w:fldChar w:fldCharType="end"/>
            </w:r>
          </w:hyperlink>
        </w:p>
        <w:p w14:paraId="71C965F0" w14:textId="78A223D4" w:rsidR="005A7B7E" w:rsidRDefault="00000000">
          <w:pPr>
            <w:pStyle w:val="TOC2"/>
            <w:rPr>
              <w:rFonts w:cstheme="minorBidi"/>
              <w:color w:val="auto"/>
              <w:lang w:eastAsia="en-GB"/>
            </w:rPr>
          </w:pPr>
          <w:hyperlink w:anchor="_Toc84404480" w:history="1">
            <w:r w:rsidR="005A7B7E" w:rsidRPr="004B4B75">
              <w:rPr>
                <w:rStyle w:val="Hyperlink"/>
              </w:rPr>
              <w:t>2.13</w:t>
            </w:r>
            <w:r w:rsidR="005A7B7E">
              <w:rPr>
                <w:rFonts w:cstheme="minorBidi"/>
                <w:color w:val="auto"/>
                <w:lang w:eastAsia="en-GB"/>
              </w:rPr>
              <w:tab/>
            </w:r>
            <w:r w:rsidR="005A7B7E" w:rsidRPr="004B4B75">
              <w:rPr>
                <w:rStyle w:val="Hyperlink"/>
              </w:rPr>
              <w:t>Business Continuity Disaster Recovery</w:t>
            </w:r>
            <w:r w:rsidR="005A7B7E">
              <w:rPr>
                <w:webHidden/>
              </w:rPr>
              <w:tab/>
            </w:r>
            <w:r w:rsidR="005A7B7E">
              <w:rPr>
                <w:webHidden/>
              </w:rPr>
              <w:fldChar w:fldCharType="begin"/>
            </w:r>
            <w:r w:rsidR="005A7B7E">
              <w:rPr>
                <w:webHidden/>
              </w:rPr>
              <w:instrText xml:space="preserve"> PAGEREF _Toc84404480 \h </w:instrText>
            </w:r>
            <w:r w:rsidR="005A7B7E">
              <w:rPr>
                <w:webHidden/>
              </w:rPr>
            </w:r>
            <w:r w:rsidR="005A7B7E">
              <w:rPr>
                <w:webHidden/>
              </w:rPr>
              <w:fldChar w:fldCharType="separate"/>
            </w:r>
            <w:r w:rsidR="005A7B7E">
              <w:rPr>
                <w:webHidden/>
              </w:rPr>
              <w:t>7</w:t>
            </w:r>
            <w:r w:rsidR="005A7B7E">
              <w:rPr>
                <w:webHidden/>
              </w:rPr>
              <w:fldChar w:fldCharType="end"/>
            </w:r>
          </w:hyperlink>
        </w:p>
        <w:p w14:paraId="56588CBE" w14:textId="1DD18BC6" w:rsidR="005A7B7E" w:rsidRDefault="00000000">
          <w:pPr>
            <w:pStyle w:val="TOC1"/>
            <w:rPr>
              <w:rFonts w:cstheme="minorBidi"/>
              <w:b w:val="0"/>
              <w:color w:val="auto"/>
              <w:sz w:val="22"/>
              <w:szCs w:val="22"/>
              <w:lang w:eastAsia="en-GB"/>
            </w:rPr>
          </w:pPr>
          <w:hyperlink w:anchor="_Toc84404481" w:history="1">
            <w:r w:rsidR="005A7B7E" w:rsidRPr="004B4B75">
              <w:rPr>
                <w:rStyle w:val="Hyperlink"/>
              </w:rPr>
              <w:t>3</w:t>
            </w:r>
            <w:r w:rsidR="005A7B7E">
              <w:rPr>
                <w:rFonts w:cstheme="minorBidi"/>
                <w:b w:val="0"/>
                <w:color w:val="auto"/>
                <w:sz w:val="22"/>
                <w:szCs w:val="22"/>
                <w:lang w:eastAsia="en-GB"/>
              </w:rPr>
              <w:tab/>
            </w:r>
            <w:r w:rsidR="005A7B7E" w:rsidRPr="004B4B75">
              <w:rPr>
                <w:rStyle w:val="Hyperlink"/>
              </w:rPr>
              <w:t>Document Review and Communication</w:t>
            </w:r>
            <w:r w:rsidR="005A7B7E">
              <w:rPr>
                <w:webHidden/>
              </w:rPr>
              <w:tab/>
            </w:r>
            <w:r w:rsidR="005A7B7E">
              <w:rPr>
                <w:webHidden/>
              </w:rPr>
              <w:fldChar w:fldCharType="begin"/>
            </w:r>
            <w:r w:rsidR="005A7B7E">
              <w:rPr>
                <w:webHidden/>
              </w:rPr>
              <w:instrText xml:space="preserve"> PAGEREF _Toc84404481 \h </w:instrText>
            </w:r>
            <w:r w:rsidR="005A7B7E">
              <w:rPr>
                <w:webHidden/>
              </w:rPr>
            </w:r>
            <w:r w:rsidR="005A7B7E">
              <w:rPr>
                <w:webHidden/>
              </w:rPr>
              <w:fldChar w:fldCharType="separate"/>
            </w:r>
            <w:r w:rsidR="005A7B7E">
              <w:rPr>
                <w:webHidden/>
              </w:rPr>
              <w:t>8</w:t>
            </w:r>
            <w:r w:rsidR="005A7B7E">
              <w:rPr>
                <w:webHidden/>
              </w:rPr>
              <w:fldChar w:fldCharType="end"/>
            </w:r>
          </w:hyperlink>
        </w:p>
        <w:p w14:paraId="1E1C25E0" w14:textId="13707DC5" w:rsidR="005A7B7E" w:rsidRDefault="00000000">
          <w:pPr>
            <w:pStyle w:val="TOC1"/>
            <w:rPr>
              <w:rFonts w:cstheme="minorBidi"/>
              <w:b w:val="0"/>
              <w:color w:val="auto"/>
              <w:sz w:val="22"/>
              <w:szCs w:val="22"/>
              <w:lang w:eastAsia="en-GB"/>
            </w:rPr>
          </w:pPr>
          <w:hyperlink w:anchor="_Toc84404482" w:history="1">
            <w:r w:rsidR="005A7B7E" w:rsidRPr="004B4B75">
              <w:rPr>
                <w:rStyle w:val="Hyperlink"/>
              </w:rPr>
              <w:t>4</w:t>
            </w:r>
            <w:r w:rsidR="005A7B7E">
              <w:rPr>
                <w:rFonts w:cstheme="minorBidi"/>
                <w:b w:val="0"/>
                <w:color w:val="auto"/>
                <w:sz w:val="22"/>
                <w:szCs w:val="22"/>
                <w:lang w:eastAsia="en-GB"/>
              </w:rPr>
              <w:tab/>
            </w:r>
            <w:r w:rsidR="005A7B7E" w:rsidRPr="004B4B75">
              <w:rPr>
                <w:rStyle w:val="Hyperlink"/>
              </w:rPr>
              <w:t>Compliance</w:t>
            </w:r>
            <w:r w:rsidR="005A7B7E">
              <w:rPr>
                <w:webHidden/>
              </w:rPr>
              <w:tab/>
            </w:r>
            <w:r w:rsidR="005A7B7E">
              <w:rPr>
                <w:webHidden/>
              </w:rPr>
              <w:fldChar w:fldCharType="begin"/>
            </w:r>
            <w:r w:rsidR="005A7B7E">
              <w:rPr>
                <w:webHidden/>
              </w:rPr>
              <w:instrText xml:space="preserve"> PAGEREF _Toc84404482 \h </w:instrText>
            </w:r>
            <w:r w:rsidR="005A7B7E">
              <w:rPr>
                <w:webHidden/>
              </w:rPr>
            </w:r>
            <w:r w:rsidR="005A7B7E">
              <w:rPr>
                <w:webHidden/>
              </w:rPr>
              <w:fldChar w:fldCharType="separate"/>
            </w:r>
            <w:r w:rsidR="005A7B7E">
              <w:rPr>
                <w:webHidden/>
              </w:rPr>
              <w:t>9</w:t>
            </w:r>
            <w:r w:rsidR="005A7B7E">
              <w:rPr>
                <w:webHidden/>
              </w:rPr>
              <w:fldChar w:fldCharType="end"/>
            </w:r>
          </w:hyperlink>
        </w:p>
        <w:p w14:paraId="164DA6FF" w14:textId="38E5B57A" w:rsidR="00F8436D" w:rsidRDefault="00F8436D" w:rsidP="00263C57">
          <w:pPr>
            <w:jc w:val="center"/>
          </w:pPr>
          <w:r>
            <w:rPr>
              <w:b/>
              <w:bCs/>
              <w:noProof/>
            </w:rPr>
            <w:fldChar w:fldCharType="end"/>
          </w:r>
        </w:p>
      </w:sdtContent>
    </w:sdt>
    <w:p w14:paraId="0924B45D" w14:textId="77777777" w:rsidR="00CC0A16" w:rsidRDefault="00CC0A16" w:rsidP="00263C57">
      <w:pPr>
        <w:pStyle w:val="Heading1"/>
        <w:numPr>
          <w:ilvl w:val="0"/>
          <w:numId w:val="0"/>
        </w:numPr>
        <w:ind w:left="848" w:hanging="848"/>
        <w:jc w:val="center"/>
      </w:pPr>
    </w:p>
    <w:p w14:paraId="7C26D5F0" w14:textId="77777777" w:rsidR="00CC0A16" w:rsidDel="006439D5" w:rsidRDefault="00CC0A16" w:rsidP="00263C57">
      <w:pPr>
        <w:pStyle w:val="Heading1"/>
        <w:numPr>
          <w:ilvl w:val="0"/>
          <w:numId w:val="0"/>
        </w:numPr>
        <w:ind w:left="848" w:hanging="848"/>
        <w:jc w:val="center"/>
        <w:rPr>
          <w:del w:id="16" w:author="Patel, Brijesh (DCC)" w:date="2024-05-20T11:27:00Z"/>
        </w:rPr>
      </w:pPr>
    </w:p>
    <w:p w14:paraId="503412C0" w14:textId="77777777" w:rsidR="00CC0A16" w:rsidDel="006439D5" w:rsidRDefault="00CC0A16" w:rsidP="00263C57">
      <w:pPr>
        <w:pStyle w:val="Heading1"/>
        <w:numPr>
          <w:ilvl w:val="0"/>
          <w:numId w:val="0"/>
        </w:numPr>
        <w:ind w:left="848" w:hanging="848"/>
        <w:jc w:val="center"/>
        <w:rPr>
          <w:del w:id="17" w:author="Patel, Brijesh (DCC)" w:date="2024-05-20T11:27:00Z"/>
        </w:rPr>
      </w:pPr>
    </w:p>
    <w:p w14:paraId="7D4DAB71" w14:textId="77777777" w:rsidR="00CC0A16" w:rsidDel="006439D5" w:rsidRDefault="00CC0A16" w:rsidP="00263C57">
      <w:pPr>
        <w:pStyle w:val="Heading1"/>
        <w:numPr>
          <w:ilvl w:val="0"/>
          <w:numId w:val="0"/>
        </w:numPr>
        <w:ind w:left="848" w:hanging="848"/>
        <w:jc w:val="center"/>
        <w:rPr>
          <w:del w:id="18" w:author="Patel, Brijesh (DCC)" w:date="2024-05-20T11:27:00Z"/>
        </w:rPr>
      </w:pPr>
    </w:p>
    <w:p w14:paraId="31F8C466" w14:textId="77777777" w:rsidR="00CC0A16" w:rsidDel="006439D5" w:rsidRDefault="00CC0A16" w:rsidP="00263C57">
      <w:pPr>
        <w:pStyle w:val="Heading1"/>
        <w:numPr>
          <w:ilvl w:val="0"/>
          <w:numId w:val="0"/>
        </w:numPr>
        <w:ind w:left="848" w:hanging="848"/>
        <w:jc w:val="center"/>
        <w:rPr>
          <w:del w:id="19" w:author="Patel, Brijesh (DCC)" w:date="2024-05-20T11:27:00Z"/>
        </w:rPr>
      </w:pPr>
    </w:p>
    <w:p w14:paraId="42318419" w14:textId="77777777" w:rsidR="00CC0A16" w:rsidDel="006439D5" w:rsidRDefault="00CC0A16" w:rsidP="00263C57">
      <w:pPr>
        <w:pStyle w:val="Heading1"/>
        <w:numPr>
          <w:ilvl w:val="0"/>
          <w:numId w:val="0"/>
        </w:numPr>
        <w:ind w:left="848" w:hanging="848"/>
        <w:jc w:val="center"/>
        <w:rPr>
          <w:del w:id="20" w:author="Patel, Brijesh (DCC)" w:date="2024-05-20T11:27:00Z"/>
        </w:rPr>
      </w:pPr>
    </w:p>
    <w:p w14:paraId="4FA14686" w14:textId="4A86931B" w:rsidR="00F8436D" w:rsidRDefault="00F8436D">
      <w:pPr>
        <w:spacing w:before="0" w:after="0"/>
        <w:pPrChange w:id="21" w:author="Patel, Brijesh (DCC)" w:date="2024-05-20T11:27:00Z">
          <w:pPr>
            <w:spacing w:before="0" w:after="0"/>
            <w:jc w:val="center"/>
          </w:pPr>
        </w:pPrChange>
      </w:pPr>
      <w:del w:id="22" w:author="Patel, Brijesh (DCC)" w:date="2024-05-20T11:27:00Z">
        <w:r w:rsidDel="006439D5">
          <w:br w:type="page"/>
        </w:r>
      </w:del>
    </w:p>
    <w:p w14:paraId="1BA951F0" w14:textId="3D85C504" w:rsidR="00A42562" w:rsidRPr="007653E1" w:rsidRDefault="006479BF" w:rsidP="00A74163">
      <w:pPr>
        <w:pStyle w:val="Heading1"/>
      </w:pPr>
      <w:bookmarkStart w:id="23" w:name="_Toc42551331"/>
      <w:bookmarkStart w:id="24" w:name="_Toc42593343"/>
      <w:bookmarkStart w:id="25" w:name="_Toc84404463"/>
      <w:r w:rsidRPr="007653E1">
        <w:lastRenderedPageBreak/>
        <w:t>Introduction</w:t>
      </w:r>
      <w:bookmarkEnd w:id="8"/>
      <w:bookmarkEnd w:id="23"/>
      <w:bookmarkEnd w:id="24"/>
      <w:bookmarkEnd w:id="25"/>
    </w:p>
    <w:p w14:paraId="6D549483" w14:textId="609B8ECC" w:rsidR="00E809AB" w:rsidRDefault="00E809AB" w:rsidP="09F34EDB">
      <w:pPr>
        <w:pStyle w:val="paragraph"/>
        <w:spacing w:before="0" w:beforeAutospacing="0" w:after="0" w:afterAutospacing="0"/>
        <w:textAlignment w:val="baseline"/>
        <w:rPr>
          <w:rStyle w:val="eop"/>
          <w:rFonts w:ascii="Arial" w:hAnsi="Arial" w:cs="Arial"/>
        </w:rPr>
      </w:pPr>
      <w:bookmarkStart w:id="26" w:name="_Toc12437571"/>
      <w:bookmarkStart w:id="27" w:name="_Toc13119358"/>
      <w:bookmarkStart w:id="28" w:name="_Toc42593344"/>
      <w:bookmarkStart w:id="29" w:name="_Toc84404464"/>
      <w:bookmarkEnd w:id="26"/>
      <w:r w:rsidRPr="09F34EDB">
        <w:rPr>
          <w:rStyle w:val="normaltextrun"/>
          <w:rFonts w:ascii="Arial" w:hAnsi="Arial" w:cs="Arial"/>
          <w:sz w:val="22"/>
          <w:szCs w:val="22"/>
        </w:rPr>
        <w:t>This document defines the High</w:t>
      </w:r>
      <w:r w:rsidR="22A38B41" w:rsidRPr="09F34EDB">
        <w:rPr>
          <w:rStyle w:val="normaltextrun"/>
          <w:rFonts w:ascii="Arial" w:hAnsi="Arial" w:cs="Arial"/>
          <w:sz w:val="22"/>
          <w:szCs w:val="22"/>
        </w:rPr>
        <w:t>-</w:t>
      </w:r>
      <w:r w:rsidRPr="09F34EDB">
        <w:rPr>
          <w:rStyle w:val="normaltextrun"/>
          <w:rFonts w:ascii="Arial" w:hAnsi="Arial" w:cs="Arial"/>
          <w:sz w:val="22"/>
          <w:szCs w:val="22"/>
        </w:rPr>
        <w:t>Level Architecture Documentation for the F</w:t>
      </w:r>
      <w:ins w:id="30" w:author="Feven, Lizzy (DCC)" w:date="2024-07-08T09:48:00Z" w16du:dateUtc="2024-07-08T08:48:00Z">
        <w:r w:rsidR="009B4E88">
          <w:rPr>
            <w:rStyle w:val="normaltextrun"/>
            <w:rFonts w:ascii="Arial" w:hAnsi="Arial" w:cs="Arial"/>
            <w:sz w:val="22"/>
            <w:szCs w:val="22"/>
          </w:rPr>
          <w:t xml:space="preserve">uture </w:t>
        </w:r>
      </w:ins>
      <w:r w:rsidRPr="09F34EDB">
        <w:rPr>
          <w:rStyle w:val="normaltextrun"/>
          <w:rFonts w:ascii="Arial" w:hAnsi="Arial" w:cs="Arial"/>
          <w:sz w:val="22"/>
          <w:szCs w:val="22"/>
        </w:rPr>
        <w:t>S</w:t>
      </w:r>
      <w:ins w:id="31" w:author="Feven, Lizzy (DCC)" w:date="2024-07-08T09:48:00Z" w16du:dateUtc="2024-07-08T08:48:00Z">
        <w:r w:rsidR="009B4E88">
          <w:rPr>
            <w:rStyle w:val="normaltextrun"/>
            <w:rFonts w:ascii="Arial" w:hAnsi="Arial" w:cs="Arial"/>
            <w:sz w:val="22"/>
            <w:szCs w:val="22"/>
          </w:rPr>
          <w:t>ervi</w:t>
        </w:r>
      </w:ins>
      <w:ins w:id="32" w:author="Feven, Lizzy (DCC)" w:date="2024-07-08T09:49:00Z" w16du:dateUtc="2024-07-08T08:49:00Z">
        <w:r w:rsidR="009B4E88">
          <w:rPr>
            <w:rStyle w:val="normaltextrun"/>
            <w:rFonts w:ascii="Arial" w:hAnsi="Arial" w:cs="Arial"/>
            <w:sz w:val="22"/>
            <w:szCs w:val="22"/>
          </w:rPr>
          <w:t xml:space="preserve">ce </w:t>
        </w:r>
      </w:ins>
      <w:r w:rsidRPr="09F34EDB">
        <w:rPr>
          <w:rStyle w:val="normaltextrun"/>
          <w:rFonts w:ascii="Arial" w:hAnsi="Arial" w:cs="Arial"/>
          <w:sz w:val="22"/>
          <w:szCs w:val="22"/>
        </w:rPr>
        <w:t>M</w:t>
      </w:r>
      <w:ins w:id="33" w:author="Feven, Lizzy (DCC)" w:date="2024-07-08T09:49:00Z" w16du:dateUtc="2024-07-08T08:49:00Z">
        <w:r w:rsidR="009B4E88">
          <w:rPr>
            <w:rStyle w:val="normaltextrun"/>
            <w:rFonts w:ascii="Arial" w:hAnsi="Arial" w:cs="Arial"/>
            <w:sz w:val="22"/>
            <w:szCs w:val="22"/>
          </w:rPr>
          <w:t>anagement (FSM)</w:t>
        </w:r>
      </w:ins>
      <w:r w:rsidRPr="09F34EDB">
        <w:rPr>
          <w:rStyle w:val="normaltextrun"/>
          <w:rFonts w:ascii="Arial" w:hAnsi="Arial" w:cs="Arial"/>
          <w:sz w:val="22"/>
          <w:szCs w:val="22"/>
        </w:rPr>
        <w:t xml:space="preserve"> programme.</w:t>
      </w:r>
      <w:r w:rsidRPr="09F34EDB">
        <w:rPr>
          <w:rStyle w:val="eop"/>
          <w:rFonts w:ascii="Arial" w:hAnsi="Arial" w:cs="Arial"/>
        </w:rPr>
        <w:t> </w:t>
      </w:r>
      <w:r w:rsidR="003B66FE" w:rsidRPr="09F34EDB">
        <w:rPr>
          <w:rFonts w:ascii="Arial" w:hAnsi="Arial" w:cs="Arial"/>
          <w:sz w:val="22"/>
          <w:szCs w:val="22"/>
        </w:rPr>
        <w:t xml:space="preserve"> </w:t>
      </w:r>
      <w:r w:rsidRPr="09F34EDB">
        <w:rPr>
          <w:rStyle w:val="normaltextrun"/>
          <w:rFonts w:ascii="Arial" w:hAnsi="Arial" w:cs="Arial"/>
          <w:sz w:val="22"/>
          <w:szCs w:val="22"/>
        </w:rPr>
        <w:t>The FSM programme involves the replacement of DCC’s on-premises ‘BMC Remedy’ DSMS (DCC</w:t>
      </w:r>
      <w:r w:rsidR="003B66FE" w:rsidRPr="09F34EDB">
        <w:rPr>
          <w:rStyle w:val="normaltextrun"/>
          <w:rFonts w:ascii="Arial" w:hAnsi="Arial" w:cs="Arial"/>
          <w:sz w:val="22"/>
          <w:szCs w:val="22"/>
        </w:rPr>
        <w:t xml:space="preserve"> </w:t>
      </w:r>
      <w:r w:rsidRPr="09F34EDB">
        <w:rPr>
          <w:rStyle w:val="normaltextrun"/>
          <w:rFonts w:ascii="Arial" w:hAnsi="Arial" w:cs="Arial"/>
          <w:sz w:val="22"/>
          <w:szCs w:val="22"/>
        </w:rPr>
        <w:t xml:space="preserve">Service Management System) solution, which is hosted in the CGI data centre (private cloud). The primary objective of the programme is to disaggregate the DCC Service Management System from the Data Service Provider (DSP) and align the solution to DCC’s ‘Cloud first’ strategy outlined in the </w:t>
      </w:r>
      <w:hyperlink r:id="rId17">
        <w:r w:rsidRPr="09F34EDB">
          <w:rPr>
            <w:rStyle w:val="normaltextrun"/>
            <w:rFonts w:ascii="Arial" w:hAnsi="Arial" w:cs="Arial"/>
            <w:color w:val="1F144A" w:themeColor="accent4"/>
            <w:sz w:val="22"/>
            <w:szCs w:val="22"/>
            <w:u w:val="single"/>
          </w:rPr>
          <w:t>Cloud Adoption Framework</w:t>
        </w:r>
      </w:hyperlink>
      <w:r w:rsidRPr="09F34EDB">
        <w:rPr>
          <w:rStyle w:val="normaltextrun"/>
          <w:rFonts w:ascii="Arial" w:hAnsi="Arial" w:cs="Arial"/>
          <w:sz w:val="22"/>
          <w:szCs w:val="22"/>
        </w:rPr>
        <w:t>.</w:t>
      </w:r>
      <w:r w:rsidRPr="09F34EDB">
        <w:rPr>
          <w:rStyle w:val="eop"/>
          <w:rFonts w:ascii="Arial" w:hAnsi="Arial" w:cs="Arial"/>
        </w:rPr>
        <w:t> </w:t>
      </w:r>
    </w:p>
    <w:p w14:paraId="61104D83" w14:textId="77777777" w:rsidR="003B66FE" w:rsidRDefault="003B66FE" w:rsidP="00E809AB">
      <w:pPr>
        <w:pStyle w:val="paragraph"/>
        <w:spacing w:before="0" w:beforeAutospacing="0" w:after="0" w:afterAutospacing="0"/>
        <w:textAlignment w:val="baseline"/>
        <w:rPr>
          <w:rFonts w:ascii="Arial" w:hAnsi="Arial" w:cs="Arial"/>
          <w:sz w:val="22"/>
          <w:szCs w:val="22"/>
        </w:rPr>
      </w:pPr>
    </w:p>
    <w:p w14:paraId="60D25934" w14:textId="77777777" w:rsidR="00E809AB" w:rsidRDefault="00E809AB" w:rsidP="09F34EDB">
      <w:pPr>
        <w:pStyle w:val="paragraph"/>
        <w:spacing w:before="0" w:beforeAutospacing="0" w:after="0" w:afterAutospacing="0"/>
        <w:textAlignment w:val="baseline"/>
        <w:rPr>
          <w:rFonts w:ascii="Arial" w:hAnsi="Arial" w:cs="Arial"/>
          <w:sz w:val="22"/>
          <w:szCs w:val="22"/>
        </w:rPr>
      </w:pPr>
      <w:r w:rsidRPr="09F34EDB">
        <w:rPr>
          <w:rStyle w:val="normaltextrun"/>
          <w:rFonts w:ascii="Arial" w:hAnsi="Arial" w:cs="Arial"/>
          <w:sz w:val="22"/>
          <w:szCs w:val="22"/>
        </w:rPr>
        <w:t>A reverse logistics solution for the 3G, LRR and 4G Comms Hubs is also within the scope of this programme. This functionality will be a replacement of the Remedy Return Record module for 3G and LRR Comms Hubs. In addition to this, a strategic OMS solution for 4G comms hub forecasting, ordering &amp; returns will also be provisioned.</w:t>
      </w:r>
      <w:r w:rsidRPr="09F34EDB">
        <w:rPr>
          <w:rStyle w:val="eop"/>
          <w:rFonts w:ascii="Arial" w:hAnsi="Arial" w:cs="Arial"/>
        </w:rPr>
        <w:t> </w:t>
      </w:r>
    </w:p>
    <w:p w14:paraId="00B50439" w14:textId="77777777" w:rsidR="00E809AB" w:rsidRDefault="00E809AB" w:rsidP="00E809AB">
      <w:pPr>
        <w:pStyle w:val="paragraph"/>
        <w:spacing w:before="0" w:beforeAutospacing="0" w:after="0" w:afterAutospacing="0"/>
        <w:textAlignment w:val="baseline"/>
        <w:rPr>
          <w:rFonts w:ascii="Arial" w:hAnsi="Arial" w:cs="Arial"/>
          <w:sz w:val="22"/>
          <w:szCs w:val="22"/>
        </w:rPr>
      </w:pPr>
      <w:r>
        <w:rPr>
          <w:rStyle w:val="normaltextrun"/>
          <w:rFonts w:ascii="Arial" w:hAnsi="Arial" w:cs="Arial"/>
          <w:sz w:val="22"/>
        </w:rPr>
        <w:t>The key drivers are:</w:t>
      </w:r>
      <w:r>
        <w:rPr>
          <w:rStyle w:val="eop"/>
          <w:rFonts w:ascii="Arial" w:hAnsi="Arial" w:cs="Arial"/>
        </w:rPr>
        <w:t> </w:t>
      </w:r>
    </w:p>
    <w:p w14:paraId="3B6FBA80" w14:textId="77777777" w:rsidR="00E809AB" w:rsidRDefault="00E809AB" w:rsidP="00E809AB">
      <w:pPr>
        <w:pStyle w:val="paragraph"/>
        <w:numPr>
          <w:ilvl w:val="0"/>
          <w:numId w:val="29"/>
        </w:numPr>
        <w:spacing w:before="0" w:beforeAutospacing="0" w:after="0" w:afterAutospacing="0"/>
        <w:ind w:left="1080" w:firstLine="0"/>
        <w:textAlignment w:val="baseline"/>
        <w:rPr>
          <w:rFonts w:ascii="Arial" w:hAnsi="Arial" w:cs="Arial"/>
          <w:sz w:val="22"/>
          <w:szCs w:val="22"/>
        </w:rPr>
      </w:pPr>
      <w:r>
        <w:rPr>
          <w:rStyle w:val="normaltextrun"/>
          <w:rFonts w:ascii="Arial" w:hAnsi="Arial" w:cs="Arial"/>
          <w:sz w:val="22"/>
        </w:rPr>
        <w:t>Disaggregation of the Data Service Provider (DSP)</w:t>
      </w:r>
      <w:r>
        <w:rPr>
          <w:rStyle w:val="eop"/>
          <w:rFonts w:ascii="Arial" w:hAnsi="Arial" w:cs="Arial"/>
        </w:rPr>
        <w:t> </w:t>
      </w:r>
    </w:p>
    <w:p w14:paraId="48529864" w14:textId="77777777" w:rsidR="00E809AB" w:rsidRDefault="00E809AB" w:rsidP="00E809AB">
      <w:pPr>
        <w:pStyle w:val="paragraph"/>
        <w:numPr>
          <w:ilvl w:val="0"/>
          <w:numId w:val="30"/>
        </w:numPr>
        <w:spacing w:before="0" w:beforeAutospacing="0" w:after="0" w:afterAutospacing="0"/>
        <w:ind w:left="1080" w:firstLine="0"/>
        <w:textAlignment w:val="baseline"/>
        <w:rPr>
          <w:rFonts w:ascii="Arial" w:hAnsi="Arial" w:cs="Arial"/>
          <w:sz w:val="22"/>
          <w:szCs w:val="22"/>
        </w:rPr>
      </w:pPr>
      <w:r>
        <w:rPr>
          <w:rStyle w:val="normaltextrun"/>
          <w:rFonts w:ascii="Arial" w:hAnsi="Arial" w:cs="Arial"/>
          <w:sz w:val="22"/>
        </w:rPr>
        <w:t>Replacement for the current BMC Remedy DSMS solution</w:t>
      </w:r>
      <w:r>
        <w:rPr>
          <w:rStyle w:val="eop"/>
          <w:rFonts w:ascii="Arial" w:hAnsi="Arial" w:cs="Arial"/>
        </w:rPr>
        <w:t> </w:t>
      </w:r>
    </w:p>
    <w:p w14:paraId="23AD1C1B" w14:textId="77777777" w:rsidR="00E809AB" w:rsidRDefault="00E809AB" w:rsidP="5AF89939">
      <w:pPr>
        <w:pStyle w:val="paragraph"/>
        <w:numPr>
          <w:ilvl w:val="0"/>
          <w:numId w:val="31"/>
        </w:numPr>
        <w:spacing w:before="0" w:beforeAutospacing="0" w:after="0" w:afterAutospacing="0"/>
        <w:ind w:left="1080" w:firstLine="0"/>
        <w:textAlignment w:val="baseline"/>
        <w:rPr>
          <w:rFonts w:ascii="Arial" w:hAnsi="Arial" w:cs="Arial"/>
          <w:sz w:val="22"/>
          <w:szCs w:val="22"/>
        </w:rPr>
      </w:pPr>
      <w:r w:rsidRPr="5AF89939">
        <w:rPr>
          <w:rStyle w:val="normaltextrun"/>
          <w:rFonts w:ascii="Arial" w:hAnsi="Arial" w:cs="Arial"/>
          <w:sz w:val="22"/>
          <w:szCs w:val="22"/>
        </w:rPr>
        <w:t>Reverse logistics solution for 3G &amp; LRR Comms Hubs</w:t>
      </w:r>
      <w:r w:rsidRPr="5AF89939">
        <w:rPr>
          <w:rStyle w:val="eop"/>
          <w:rFonts w:ascii="Arial" w:hAnsi="Arial" w:cs="Arial"/>
        </w:rPr>
        <w:t> </w:t>
      </w:r>
    </w:p>
    <w:p w14:paraId="431C013D" w14:textId="77777777" w:rsidR="00E809AB" w:rsidRDefault="00E809AB" w:rsidP="5AF89939">
      <w:pPr>
        <w:pStyle w:val="paragraph"/>
        <w:numPr>
          <w:ilvl w:val="0"/>
          <w:numId w:val="32"/>
        </w:numPr>
        <w:spacing w:before="0" w:beforeAutospacing="0" w:after="0" w:afterAutospacing="0"/>
        <w:ind w:left="1080" w:firstLine="0"/>
        <w:textAlignment w:val="baseline"/>
        <w:rPr>
          <w:rFonts w:ascii="Arial" w:hAnsi="Arial" w:cs="Arial"/>
          <w:sz w:val="22"/>
          <w:szCs w:val="22"/>
        </w:rPr>
      </w:pPr>
      <w:r w:rsidRPr="5AF89939">
        <w:rPr>
          <w:rStyle w:val="normaltextrun"/>
          <w:rFonts w:ascii="Arial" w:hAnsi="Arial" w:cs="Arial"/>
          <w:sz w:val="22"/>
          <w:szCs w:val="22"/>
        </w:rPr>
        <w:t>Forward &amp; Reverse logistics solution for 4G Comms Hubs</w:t>
      </w:r>
      <w:r w:rsidRPr="5AF89939">
        <w:rPr>
          <w:rStyle w:val="eop"/>
          <w:rFonts w:ascii="Arial" w:hAnsi="Arial" w:cs="Arial"/>
        </w:rPr>
        <w:t> </w:t>
      </w:r>
    </w:p>
    <w:p w14:paraId="24685B4D" w14:textId="77777777" w:rsidR="00E809AB" w:rsidRDefault="00E809AB" w:rsidP="00E809AB">
      <w:pPr>
        <w:pStyle w:val="paragraph"/>
        <w:numPr>
          <w:ilvl w:val="0"/>
          <w:numId w:val="33"/>
        </w:numPr>
        <w:spacing w:before="0" w:beforeAutospacing="0" w:after="0" w:afterAutospacing="0"/>
        <w:ind w:left="1080" w:firstLine="0"/>
        <w:textAlignment w:val="baseline"/>
        <w:rPr>
          <w:rFonts w:ascii="Arial" w:hAnsi="Arial" w:cs="Arial"/>
          <w:sz w:val="22"/>
          <w:szCs w:val="22"/>
        </w:rPr>
      </w:pPr>
      <w:r>
        <w:rPr>
          <w:rStyle w:val="normaltextrun"/>
          <w:rFonts w:ascii="Arial" w:hAnsi="Arial" w:cs="Arial"/>
          <w:sz w:val="22"/>
        </w:rPr>
        <w:t>Competitive procurement of the FSM (‘to-be’ DSMS) solution</w:t>
      </w:r>
      <w:r>
        <w:rPr>
          <w:rStyle w:val="eop"/>
          <w:rFonts w:ascii="Arial" w:hAnsi="Arial" w:cs="Arial"/>
        </w:rPr>
        <w:t> </w:t>
      </w:r>
    </w:p>
    <w:p w14:paraId="7E474538" w14:textId="4FE3FCB9" w:rsidR="001E7A5C" w:rsidRPr="007653E1" w:rsidRDefault="00876375" w:rsidP="00A74163">
      <w:pPr>
        <w:pStyle w:val="Heading2"/>
      </w:pPr>
      <w:r w:rsidRPr="007653E1">
        <w:t>Scop</w:t>
      </w:r>
      <w:r w:rsidR="00F92A3B" w:rsidRPr="007653E1">
        <w:t>e</w:t>
      </w:r>
      <w:bookmarkEnd w:id="27"/>
      <w:bookmarkEnd w:id="28"/>
      <w:bookmarkEnd w:id="29"/>
    </w:p>
    <w:p w14:paraId="69CC078E" w14:textId="77777777" w:rsidR="00552D96" w:rsidRPr="00552D96" w:rsidRDefault="7D24AE72" w:rsidP="00552D96">
      <w:pPr>
        <w:spacing w:before="0" w:after="0"/>
        <w:textAlignment w:val="baseline"/>
        <w:rPr>
          <w:rFonts w:ascii="Segoe UI" w:eastAsia="Times New Roman" w:hAnsi="Segoe UI" w:cs="Segoe UI"/>
          <w:sz w:val="18"/>
          <w:szCs w:val="18"/>
          <w:lang w:eastAsia="en-GB"/>
        </w:rPr>
      </w:pPr>
      <w:bookmarkStart w:id="34" w:name="_Toc42593345"/>
      <w:bookmarkStart w:id="35" w:name="_Toc84404465"/>
      <w:r w:rsidRPr="2AEF2018">
        <w:rPr>
          <w:rFonts w:eastAsia="Times New Roman" w:cs="Arial"/>
          <w:lang w:eastAsia="en-GB"/>
        </w:rPr>
        <w:t xml:space="preserve">This programme will replace the following </w:t>
      </w:r>
      <w:commentRangeStart w:id="36"/>
      <w:r w:rsidRPr="2AEF2018">
        <w:rPr>
          <w:rFonts w:eastAsia="Times New Roman" w:cs="Arial"/>
          <w:lang w:eastAsia="en-GB"/>
        </w:rPr>
        <w:t>components</w:t>
      </w:r>
      <w:commentRangeEnd w:id="36"/>
      <w:r w:rsidR="00552D96">
        <w:rPr>
          <w:rStyle w:val="CommentReference"/>
        </w:rPr>
        <w:commentReference w:id="36"/>
      </w:r>
      <w:r w:rsidRPr="2AEF2018">
        <w:rPr>
          <w:rFonts w:eastAsia="Times New Roman" w:cs="Arial"/>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7080"/>
      </w:tblGrid>
      <w:tr w:rsidR="00552D96" w:rsidRPr="00552D96" w14:paraId="7EE78C98" w14:textId="77777777" w:rsidTr="2AEF2018">
        <w:trPr>
          <w:trHeight w:val="300"/>
        </w:trPr>
        <w:tc>
          <w:tcPr>
            <w:tcW w:w="2400" w:type="dxa"/>
            <w:tcBorders>
              <w:top w:val="single" w:sz="6" w:space="0" w:color="auto"/>
              <w:left w:val="single" w:sz="6" w:space="0" w:color="auto"/>
              <w:bottom w:val="single" w:sz="6" w:space="0" w:color="auto"/>
              <w:right w:val="single" w:sz="6" w:space="0" w:color="auto"/>
            </w:tcBorders>
            <w:shd w:val="clear" w:color="auto" w:fill="auto"/>
            <w:hideMark/>
          </w:tcPr>
          <w:p w14:paraId="534AC9CC" w14:textId="77777777" w:rsidR="00552D96" w:rsidRPr="00552D96" w:rsidRDefault="00552D96" w:rsidP="00552D96">
            <w:pPr>
              <w:spacing w:before="0" w:after="0"/>
              <w:textAlignment w:val="baseline"/>
              <w:rPr>
                <w:rFonts w:ascii="Times New Roman" w:eastAsia="Times New Roman" w:hAnsi="Times New Roman"/>
                <w:sz w:val="24"/>
                <w:lang w:eastAsia="en-GB"/>
              </w:rPr>
            </w:pPr>
            <w:r w:rsidRPr="00552D96">
              <w:rPr>
                <w:rFonts w:eastAsia="Times New Roman" w:cs="Arial"/>
                <w:b/>
                <w:bCs/>
                <w:szCs w:val="22"/>
                <w:lang w:eastAsia="en-GB"/>
              </w:rPr>
              <w:t>DSMS As-Is Component</w:t>
            </w:r>
            <w:r w:rsidRPr="00552D96">
              <w:rPr>
                <w:rFonts w:eastAsia="Times New Roman" w:cs="Arial"/>
                <w:szCs w:val="22"/>
                <w:lang w:eastAsia="en-GB"/>
              </w:rPr>
              <w:t>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772C7092" w14:textId="77777777" w:rsidR="00552D96" w:rsidRPr="00552D96" w:rsidRDefault="00552D96" w:rsidP="00552D96">
            <w:pPr>
              <w:spacing w:before="0" w:after="0"/>
              <w:textAlignment w:val="baseline"/>
              <w:rPr>
                <w:rFonts w:ascii="Times New Roman" w:eastAsia="Times New Roman" w:hAnsi="Times New Roman"/>
                <w:sz w:val="24"/>
                <w:lang w:eastAsia="en-GB"/>
              </w:rPr>
            </w:pPr>
            <w:r w:rsidRPr="00552D96">
              <w:rPr>
                <w:rFonts w:eastAsia="Times New Roman" w:cs="Arial"/>
                <w:b/>
                <w:bCs/>
                <w:szCs w:val="22"/>
                <w:lang w:eastAsia="en-GB"/>
              </w:rPr>
              <w:t>Description</w:t>
            </w:r>
            <w:r w:rsidRPr="00552D96">
              <w:rPr>
                <w:rFonts w:eastAsia="Times New Roman" w:cs="Arial"/>
                <w:szCs w:val="22"/>
                <w:lang w:eastAsia="en-GB"/>
              </w:rPr>
              <w:t> </w:t>
            </w:r>
          </w:p>
        </w:tc>
      </w:tr>
      <w:tr w:rsidR="00552D96" w:rsidRPr="00552D96" w14:paraId="54306588" w14:textId="77777777" w:rsidTr="2AEF2018">
        <w:trPr>
          <w:trHeight w:val="300"/>
        </w:trPr>
        <w:tc>
          <w:tcPr>
            <w:tcW w:w="2400" w:type="dxa"/>
            <w:tcBorders>
              <w:top w:val="single" w:sz="6" w:space="0" w:color="auto"/>
              <w:left w:val="single" w:sz="6" w:space="0" w:color="auto"/>
              <w:bottom w:val="single" w:sz="6" w:space="0" w:color="auto"/>
              <w:right w:val="single" w:sz="6" w:space="0" w:color="auto"/>
            </w:tcBorders>
            <w:shd w:val="clear" w:color="auto" w:fill="auto"/>
            <w:hideMark/>
          </w:tcPr>
          <w:p w14:paraId="1409914B" w14:textId="77777777" w:rsidR="00552D96" w:rsidRPr="00552D96" w:rsidRDefault="00552D96" w:rsidP="00552D96">
            <w:pPr>
              <w:spacing w:before="0" w:after="0"/>
              <w:textAlignment w:val="baseline"/>
              <w:rPr>
                <w:rFonts w:ascii="Times New Roman" w:eastAsia="Times New Roman" w:hAnsi="Times New Roman"/>
                <w:sz w:val="24"/>
                <w:lang w:eastAsia="en-GB"/>
              </w:rPr>
            </w:pPr>
            <w:r w:rsidRPr="00552D96">
              <w:rPr>
                <w:rFonts w:eastAsia="Times New Roman" w:cs="Arial"/>
                <w:szCs w:val="22"/>
                <w:lang w:eastAsia="en-GB"/>
              </w:rPr>
              <w:t>Self-service portals SSI &amp; SSMI </w:t>
            </w:r>
          </w:p>
          <w:p w14:paraId="4E179747" w14:textId="77777777" w:rsidR="00552D96" w:rsidRPr="00552D96" w:rsidRDefault="00552D96" w:rsidP="00552D96">
            <w:pPr>
              <w:spacing w:before="0" w:after="0"/>
              <w:textAlignment w:val="baseline"/>
              <w:rPr>
                <w:rFonts w:ascii="Times New Roman" w:eastAsia="Times New Roman" w:hAnsi="Times New Roman"/>
                <w:sz w:val="24"/>
                <w:lang w:eastAsia="en-GB"/>
              </w:rPr>
            </w:pPr>
            <w:r w:rsidRPr="00552D96">
              <w:rPr>
                <w:rFonts w:eastAsia="Times New Roman" w:cs="Arial"/>
                <w:szCs w:val="22"/>
                <w:lang w:eastAsia="en-GB"/>
              </w:rPr>
              <w:t>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7A135EFF" w14:textId="77777777" w:rsidR="00552D96" w:rsidRPr="00552D96" w:rsidRDefault="00552D96" w:rsidP="00552D96">
            <w:pPr>
              <w:spacing w:before="0" w:after="0"/>
              <w:textAlignment w:val="baseline"/>
              <w:rPr>
                <w:rFonts w:ascii="Times New Roman" w:eastAsia="Times New Roman" w:hAnsi="Times New Roman"/>
                <w:sz w:val="24"/>
                <w:lang w:eastAsia="en-GB"/>
              </w:rPr>
            </w:pPr>
            <w:r w:rsidRPr="00552D96">
              <w:rPr>
                <w:rFonts w:eastAsia="Times New Roman" w:cs="Arial"/>
                <w:szCs w:val="22"/>
                <w:lang w:eastAsia="en-GB"/>
              </w:rPr>
              <w:t>Currently these are separate bespoke portals developed by CGI on the ‘Page Furnace’ platform. DCC Service Users interact with DSMS only via the SSI portal, whereas SSMI is used to perform admin activities by DCC and CGI. </w:t>
            </w:r>
          </w:p>
        </w:tc>
      </w:tr>
      <w:tr w:rsidR="00552D96" w:rsidRPr="00552D96" w14:paraId="03B8823C" w14:textId="77777777" w:rsidTr="2AEF2018">
        <w:trPr>
          <w:trHeight w:val="300"/>
        </w:trPr>
        <w:tc>
          <w:tcPr>
            <w:tcW w:w="2400" w:type="dxa"/>
            <w:tcBorders>
              <w:top w:val="single" w:sz="6" w:space="0" w:color="auto"/>
              <w:left w:val="single" w:sz="6" w:space="0" w:color="auto"/>
              <w:bottom w:val="single" w:sz="6" w:space="0" w:color="auto"/>
              <w:right w:val="single" w:sz="6" w:space="0" w:color="auto"/>
            </w:tcBorders>
            <w:shd w:val="clear" w:color="auto" w:fill="auto"/>
            <w:hideMark/>
          </w:tcPr>
          <w:p w14:paraId="5FB3E6D9" w14:textId="77777777" w:rsidR="00552D96" w:rsidRPr="00552D96" w:rsidRDefault="00552D96" w:rsidP="00552D96">
            <w:pPr>
              <w:spacing w:before="0" w:after="0"/>
              <w:textAlignment w:val="baseline"/>
              <w:rPr>
                <w:rFonts w:ascii="Times New Roman" w:eastAsia="Times New Roman" w:hAnsi="Times New Roman"/>
                <w:sz w:val="24"/>
                <w:lang w:eastAsia="en-GB"/>
              </w:rPr>
            </w:pPr>
            <w:r w:rsidRPr="00552D96">
              <w:rPr>
                <w:rFonts w:eastAsia="Times New Roman" w:cs="Arial"/>
                <w:szCs w:val="22"/>
                <w:lang w:eastAsia="en-GB"/>
              </w:rPr>
              <w:t>BMC Remedy Platform (including integration component – Orchestrator)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13AC07E0" w14:textId="77777777" w:rsidR="00552D96" w:rsidRPr="00552D96" w:rsidRDefault="00552D96" w:rsidP="00552D96">
            <w:pPr>
              <w:spacing w:before="0" w:after="0"/>
              <w:jc w:val="both"/>
              <w:textAlignment w:val="baseline"/>
              <w:rPr>
                <w:rFonts w:ascii="Times New Roman" w:eastAsia="Times New Roman" w:hAnsi="Times New Roman"/>
                <w:sz w:val="24"/>
                <w:lang w:eastAsia="en-GB"/>
              </w:rPr>
            </w:pPr>
            <w:r w:rsidRPr="00552D96">
              <w:rPr>
                <w:rFonts w:eastAsia="Times New Roman" w:cs="Arial"/>
                <w:szCs w:val="22"/>
                <w:lang w:eastAsia="en-GB"/>
              </w:rPr>
              <w:t>Includes Remedy Return Record module. </w:t>
            </w:r>
          </w:p>
          <w:p w14:paraId="49B6C536" w14:textId="77777777" w:rsidR="00552D96" w:rsidRPr="00552D96" w:rsidRDefault="00552D96" w:rsidP="00552D96">
            <w:pPr>
              <w:spacing w:before="0" w:after="0"/>
              <w:textAlignment w:val="baseline"/>
              <w:rPr>
                <w:rFonts w:ascii="Times New Roman" w:eastAsia="Times New Roman" w:hAnsi="Times New Roman"/>
                <w:sz w:val="24"/>
                <w:lang w:eastAsia="en-GB"/>
              </w:rPr>
            </w:pPr>
            <w:r w:rsidRPr="00552D96">
              <w:rPr>
                <w:rFonts w:eastAsia="Times New Roman" w:cs="Arial"/>
                <w:szCs w:val="22"/>
                <w:lang w:eastAsia="en-GB"/>
              </w:rPr>
              <w:t> </w:t>
            </w:r>
          </w:p>
        </w:tc>
      </w:tr>
      <w:tr w:rsidR="00552D96" w:rsidRPr="00552D96" w14:paraId="073D3F48" w14:textId="77777777" w:rsidTr="2AEF2018">
        <w:trPr>
          <w:trHeight w:val="300"/>
        </w:trPr>
        <w:tc>
          <w:tcPr>
            <w:tcW w:w="2400" w:type="dxa"/>
            <w:tcBorders>
              <w:top w:val="single" w:sz="6" w:space="0" w:color="auto"/>
              <w:left w:val="single" w:sz="6" w:space="0" w:color="auto"/>
              <w:bottom w:val="single" w:sz="6" w:space="0" w:color="auto"/>
              <w:right w:val="single" w:sz="6" w:space="0" w:color="auto"/>
            </w:tcBorders>
            <w:shd w:val="clear" w:color="auto" w:fill="auto"/>
            <w:hideMark/>
          </w:tcPr>
          <w:p w14:paraId="5868F490" w14:textId="77777777" w:rsidR="00552D96" w:rsidRPr="00552D96" w:rsidRDefault="00552D96" w:rsidP="00552D96">
            <w:pPr>
              <w:spacing w:before="0" w:after="0"/>
              <w:textAlignment w:val="baseline"/>
              <w:rPr>
                <w:rFonts w:ascii="Times New Roman" w:eastAsia="Times New Roman" w:hAnsi="Times New Roman"/>
                <w:sz w:val="24"/>
                <w:lang w:eastAsia="en-GB"/>
              </w:rPr>
            </w:pPr>
            <w:r w:rsidRPr="00552D96">
              <w:rPr>
                <w:rFonts w:eastAsia="Times New Roman" w:cs="Arial"/>
                <w:szCs w:val="22"/>
                <w:lang w:eastAsia="en-GB"/>
              </w:rPr>
              <w:t>‘SAP Business Objects’ is the reporting component of DSMS, this is part of the ‘BMC Analytics' product (add-on).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4D7B1E11" w14:textId="77777777" w:rsidR="00552D96" w:rsidRPr="00552D96" w:rsidRDefault="00552D96" w:rsidP="00552D96">
            <w:pPr>
              <w:spacing w:before="0" w:after="0"/>
              <w:textAlignment w:val="baseline"/>
              <w:rPr>
                <w:rFonts w:ascii="Times New Roman" w:eastAsia="Times New Roman" w:hAnsi="Times New Roman"/>
                <w:sz w:val="24"/>
                <w:lang w:eastAsia="en-GB"/>
              </w:rPr>
            </w:pPr>
            <w:r w:rsidRPr="00552D96">
              <w:rPr>
                <w:rFonts w:eastAsia="Times New Roman" w:cs="Arial"/>
                <w:szCs w:val="22"/>
                <w:lang w:eastAsia="en-GB"/>
              </w:rPr>
              <w:t>This will not be replaced, as the ‘DS&amp;A Data Platform’ project will be delivering ‘Static Reporting’ requirements of FSMS. Native FSM platform ‘Analytics’ components will be used for Realtime reporting. </w:t>
            </w:r>
          </w:p>
        </w:tc>
      </w:tr>
      <w:tr w:rsidR="00552D96" w:rsidRPr="00552D96" w14:paraId="04619536" w14:textId="77777777" w:rsidTr="2AEF2018">
        <w:trPr>
          <w:trHeight w:val="300"/>
        </w:trPr>
        <w:tc>
          <w:tcPr>
            <w:tcW w:w="2400" w:type="dxa"/>
            <w:tcBorders>
              <w:top w:val="single" w:sz="6" w:space="0" w:color="auto"/>
              <w:left w:val="single" w:sz="6" w:space="0" w:color="auto"/>
              <w:bottom w:val="single" w:sz="6" w:space="0" w:color="auto"/>
              <w:right w:val="single" w:sz="6" w:space="0" w:color="auto"/>
            </w:tcBorders>
            <w:shd w:val="clear" w:color="auto" w:fill="auto"/>
            <w:hideMark/>
          </w:tcPr>
          <w:p w14:paraId="53B15D1C" w14:textId="77777777" w:rsidR="00552D96" w:rsidRPr="00552D96" w:rsidRDefault="00552D96" w:rsidP="00552D96">
            <w:pPr>
              <w:spacing w:before="0" w:after="0"/>
              <w:textAlignment w:val="baseline"/>
              <w:rPr>
                <w:rFonts w:ascii="Times New Roman" w:eastAsia="Times New Roman" w:hAnsi="Times New Roman"/>
                <w:sz w:val="24"/>
                <w:lang w:eastAsia="en-GB"/>
              </w:rPr>
            </w:pPr>
            <w:r w:rsidRPr="00552D96">
              <w:rPr>
                <w:rFonts w:eastAsia="Times New Roman" w:cs="Arial"/>
                <w:szCs w:val="22"/>
                <w:lang w:eastAsia="en-GB"/>
              </w:rPr>
              <w:t>Remedy Reporting Database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564DDE9A" w14:textId="77777777" w:rsidR="00552D96" w:rsidRPr="00552D96" w:rsidRDefault="00552D96" w:rsidP="00552D96">
            <w:pPr>
              <w:spacing w:before="0" w:after="0"/>
              <w:jc w:val="both"/>
              <w:textAlignment w:val="baseline"/>
              <w:rPr>
                <w:rFonts w:ascii="Times New Roman" w:eastAsia="Times New Roman" w:hAnsi="Times New Roman"/>
                <w:sz w:val="24"/>
                <w:lang w:eastAsia="en-GB"/>
              </w:rPr>
            </w:pPr>
            <w:r w:rsidRPr="00552D96">
              <w:rPr>
                <w:rFonts w:eastAsia="Times New Roman" w:cs="Arial"/>
                <w:szCs w:val="22"/>
                <w:lang w:eastAsia="en-GB"/>
              </w:rPr>
              <w:t>This will not be replaced, as ‘DS&amp;A Data Platform’ project will be delivering DCC’s ‘FSMS Reporting Database’ requirements. Native FSM platform ‘Analytics’ components will be used for Realtime reporting. </w:t>
            </w:r>
          </w:p>
        </w:tc>
      </w:tr>
      <w:tr w:rsidR="00552D96" w:rsidRPr="00552D96" w14:paraId="20DF1A61" w14:textId="77777777" w:rsidTr="2AEF2018">
        <w:trPr>
          <w:trHeight w:val="300"/>
        </w:trPr>
        <w:tc>
          <w:tcPr>
            <w:tcW w:w="2400" w:type="dxa"/>
            <w:tcBorders>
              <w:top w:val="single" w:sz="6" w:space="0" w:color="auto"/>
              <w:left w:val="single" w:sz="6" w:space="0" w:color="auto"/>
              <w:bottom w:val="single" w:sz="6" w:space="0" w:color="auto"/>
              <w:right w:val="single" w:sz="6" w:space="0" w:color="auto"/>
            </w:tcBorders>
            <w:shd w:val="clear" w:color="auto" w:fill="auto"/>
            <w:hideMark/>
          </w:tcPr>
          <w:p w14:paraId="2EA5F53C" w14:textId="77777777" w:rsidR="00552D96" w:rsidRPr="00552D96" w:rsidRDefault="00552D96" w:rsidP="00552D96">
            <w:pPr>
              <w:spacing w:before="0" w:after="0"/>
              <w:textAlignment w:val="baseline"/>
              <w:rPr>
                <w:rFonts w:ascii="Times New Roman" w:eastAsia="Times New Roman" w:hAnsi="Times New Roman"/>
                <w:sz w:val="24"/>
                <w:lang w:eastAsia="en-GB"/>
              </w:rPr>
            </w:pPr>
            <w:r w:rsidRPr="00552D96">
              <w:rPr>
                <w:rFonts w:eastAsia="Times New Roman" w:cs="Arial"/>
                <w:szCs w:val="22"/>
                <w:lang w:eastAsia="en-GB"/>
              </w:rPr>
              <w:t>API Gateway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2FBDD69D" w14:textId="77777777" w:rsidR="00552D96" w:rsidRPr="00552D96" w:rsidRDefault="00552D96" w:rsidP="00552D96">
            <w:pPr>
              <w:spacing w:before="0" w:after="0"/>
              <w:textAlignment w:val="baseline"/>
              <w:rPr>
                <w:rFonts w:ascii="Times New Roman" w:eastAsia="Times New Roman" w:hAnsi="Times New Roman"/>
                <w:sz w:val="24"/>
                <w:lang w:eastAsia="en-GB"/>
              </w:rPr>
            </w:pPr>
            <w:r w:rsidRPr="00552D96">
              <w:rPr>
                <w:rFonts w:eastAsia="Times New Roman" w:cs="Arial"/>
                <w:b/>
                <w:bCs/>
                <w:szCs w:val="22"/>
                <w:lang w:eastAsia="en-GB"/>
              </w:rPr>
              <w:t>New</w:t>
            </w:r>
            <w:r w:rsidRPr="00552D96">
              <w:rPr>
                <w:rFonts w:eastAsia="Times New Roman" w:cs="Arial"/>
                <w:szCs w:val="22"/>
                <w:lang w:eastAsia="en-GB"/>
              </w:rPr>
              <w:t>: Deployed as per CTO integration roadmap. </w:t>
            </w:r>
          </w:p>
        </w:tc>
      </w:tr>
      <w:tr w:rsidR="00552D96" w:rsidRPr="00552D96" w14:paraId="776509CE" w14:textId="77777777" w:rsidTr="2AEF2018">
        <w:trPr>
          <w:trHeight w:val="300"/>
        </w:trPr>
        <w:tc>
          <w:tcPr>
            <w:tcW w:w="2400" w:type="dxa"/>
            <w:tcBorders>
              <w:top w:val="single" w:sz="6" w:space="0" w:color="auto"/>
              <w:left w:val="single" w:sz="6" w:space="0" w:color="auto"/>
              <w:bottom w:val="single" w:sz="6" w:space="0" w:color="auto"/>
              <w:right w:val="single" w:sz="6" w:space="0" w:color="auto"/>
            </w:tcBorders>
            <w:shd w:val="clear" w:color="auto" w:fill="auto"/>
            <w:hideMark/>
          </w:tcPr>
          <w:p w14:paraId="2A03D0CF" w14:textId="77777777" w:rsidR="00552D96" w:rsidRPr="00552D96" w:rsidRDefault="00552D96" w:rsidP="00552D96">
            <w:pPr>
              <w:spacing w:before="0" w:after="0"/>
              <w:textAlignment w:val="baseline"/>
              <w:rPr>
                <w:rFonts w:ascii="Times New Roman" w:eastAsia="Times New Roman" w:hAnsi="Times New Roman"/>
                <w:sz w:val="24"/>
                <w:lang w:eastAsia="en-GB"/>
              </w:rPr>
            </w:pPr>
            <w:r w:rsidRPr="00552D96">
              <w:rPr>
                <w:rFonts w:eastAsia="Times New Roman" w:cs="Arial"/>
                <w:szCs w:val="22"/>
                <w:lang w:eastAsia="en-GB"/>
              </w:rPr>
              <w:t>DSP Access Layer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6F6E594E" w14:textId="77777777" w:rsidR="00552D96" w:rsidRPr="00552D96" w:rsidRDefault="00552D96" w:rsidP="00552D96">
            <w:pPr>
              <w:spacing w:before="0" w:after="0"/>
              <w:textAlignment w:val="baseline"/>
              <w:rPr>
                <w:rFonts w:ascii="Times New Roman" w:eastAsia="Times New Roman" w:hAnsi="Times New Roman"/>
                <w:sz w:val="24"/>
                <w:lang w:eastAsia="en-GB"/>
              </w:rPr>
            </w:pPr>
            <w:r w:rsidRPr="00552D96">
              <w:rPr>
                <w:rFonts w:eastAsia="Times New Roman" w:cs="Arial"/>
                <w:b/>
                <w:bCs/>
                <w:szCs w:val="22"/>
                <w:lang w:eastAsia="en-GB"/>
              </w:rPr>
              <w:t>New</w:t>
            </w:r>
            <w:r w:rsidRPr="00552D96">
              <w:rPr>
                <w:rFonts w:eastAsia="Times New Roman" w:cs="Arial"/>
                <w:szCs w:val="22"/>
                <w:lang w:eastAsia="en-GB"/>
              </w:rPr>
              <w:t>: Required for DSP-FSMS integration. </w:t>
            </w:r>
          </w:p>
        </w:tc>
      </w:tr>
      <w:tr w:rsidR="00552D96" w:rsidRPr="00552D96" w14:paraId="5C38E2CC" w14:textId="77777777" w:rsidTr="2AEF2018">
        <w:trPr>
          <w:trHeight w:val="300"/>
        </w:trPr>
        <w:tc>
          <w:tcPr>
            <w:tcW w:w="2400" w:type="dxa"/>
            <w:tcBorders>
              <w:top w:val="single" w:sz="6" w:space="0" w:color="auto"/>
              <w:left w:val="single" w:sz="6" w:space="0" w:color="auto"/>
              <w:bottom w:val="single" w:sz="6" w:space="0" w:color="auto"/>
              <w:right w:val="single" w:sz="6" w:space="0" w:color="auto"/>
            </w:tcBorders>
            <w:shd w:val="clear" w:color="auto" w:fill="auto"/>
            <w:hideMark/>
          </w:tcPr>
          <w:p w14:paraId="7A36296E" w14:textId="77777777" w:rsidR="00552D96" w:rsidRPr="00552D96" w:rsidRDefault="00552D96" w:rsidP="00552D96">
            <w:pPr>
              <w:spacing w:before="0" w:after="0"/>
              <w:textAlignment w:val="baseline"/>
              <w:rPr>
                <w:rFonts w:ascii="Times New Roman" w:eastAsia="Times New Roman" w:hAnsi="Times New Roman"/>
                <w:sz w:val="24"/>
                <w:lang w:eastAsia="en-GB"/>
              </w:rPr>
            </w:pPr>
            <w:r w:rsidRPr="00552D96">
              <w:rPr>
                <w:rFonts w:eastAsia="Times New Roman" w:cs="Arial"/>
                <w:szCs w:val="22"/>
                <w:lang w:eastAsia="en-GB"/>
              </w:rPr>
              <w:t>CSP Access Layer </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0AE05C12" w14:textId="77777777" w:rsidR="00552D96" w:rsidRPr="00552D96" w:rsidRDefault="00552D96" w:rsidP="00552D96">
            <w:pPr>
              <w:spacing w:before="0" w:after="0"/>
              <w:textAlignment w:val="baseline"/>
              <w:rPr>
                <w:rFonts w:ascii="Times New Roman" w:eastAsia="Times New Roman" w:hAnsi="Times New Roman"/>
                <w:sz w:val="24"/>
                <w:lang w:eastAsia="en-GB"/>
              </w:rPr>
            </w:pPr>
            <w:r w:rsidRPr="00552D96">
              <w:rPr>
                <w:rFonts w:eastAsia="Times New Roman" w:cs="Arial"/>
                <w:b/>
                <w:bCs/>
                <w:szCs w:val="22"/>
                <w:lang w:eastAsia="en-GB"/>
              </w:rPr>
              <w:t>New</w:t>
            </w:r>
            <w:r w:rsidRPr="00552D96">
              <w:rPr>
                <w:rFonts w:eastAsia="Times New Roman" w:cs="Arial"/>
                <w:szCs w:val="22"/>
                <w:lang w:eastAsia="en-GB"/>
              </w:rPr>
              <w:t>: Required at CSP North and CSP South for direct integration with the CSPs. </w:t>
            </w:r>
          </w:p>
        </w:tc>
      </w:tr>
      <w:tr w:rsidR="2AEF2018" w14:paraId="6FD5F33F" w14:textId="77777777" w:rsidTr="2AEF2018">
        <w:trPr>
          <w:trHeight w:val="300"/>
        </w:trPr>
        <w:tc>
          <w:tcPr>
            <w:tcW w:w="2400" w:type="dxa"/>
            <w:tcBorders>
              <w:top w:val="single" w:sz="6" w:space="0" w:color="auto"/>
              <w:left w:val="single" w:sz="6" w:space="0" w:color="auto"/>
              <w:bottom w:val="single" w:sz="6" w:space="0" w:color="auto"/>
              <w:right w:val="single" w:sz="6" w:space="0" w:color="auto"/>
            </w:tcBorders>
            <w:shd w:val="clear" w:color="auto" w:fill="auto"/>
            <w:hideMark/>
          </w:tcPr>
          <w:p w14:paraId="3CD9CF19" w14:textId="10F616EC" w:rsidR="1E823CA7" w:rsidRDefault="1E823CA7" w:rsidP="2AEF2018">
            <w:pPr>
              <w:spacing w:before="0" w:after="0" w:line="259" w:lineRule="auto"/>
              <w:rPr>
                <w:rFonts w:eastAsia="Times New Roman" w:cs="Arial"/>
                <w:lang w:eastAsia="en-GB"/>
              </w:rPr>
            </w:pPr>
            <w:r w:rsidRPr="2AEF2018">
              <w:rPr>
                <w:rFonts w:eastAsia="Times New Roman" w:cs="Arial"/>
                <w:lang w:eastAsia="en-GB"/>
              </w:rPr>
              <w:t>IDP Hub</w:t>
            </w:r>
          </w:p>
        </w:tc>
        <w:tc>
          <w:tcPr>
            <w:tcW w:w="7080" w:type="dxa"/>
            <w:tcBorders>
              <w:top w:val="single" w:sz="6" w:space="0" w:color="auto"/>
              <w:left w:val="single" w:sz="6" w:space="0" w:color="auto"/>
              <w:bottom w:val="single" w:sz="6" w:space="0" w:color="auto"/>
              <w:right w:val="single" w:sz="6" w:space="0" w:color="auto"/>
            </w:tcBorders>
            <w:shd w:val="clear" w:color="auto" w:fill="auto"/>
            <w:hideMark/>
          </w:tcPr>
          <w:p w14:paraId="6BF05D71" w14:textId="47104CA2" w:rsidR="1E823CA7" w:rsidRDefault="1E823CA7" w:rsidP="2AEF2018">
            <w:pPr>
              <w:spacing w:before="0" w:after="0" w:line="259" w:lineRule="auto"/>
              <w:rPr>
                <w:rFonts w:eastAsia="Times New Roman" w:cs="Arial"/>
                <w:lang w:eastAsia="en-GB"/>
              </w:rPr>
            </w:pPr>
            <w:r w:rsidRPr="2AEF2018">
              <w:rPr>
                <w:rFonts w:eastAsia="Times New Roman" w:cs="Arial"/>
                <w:b/>
                <w:bCs/>
                <w:lang w:eastAsia="en-GB"/>
              </w:rPr>
              <w:t>New</w:t>
            </w:r>
            <w:r w:rsidRPr="2AEF2018">
              <w:rPr>
                <w:rFonts w:eastAsia="Times New Roman" w:cs="Arial"/>
                <w:lang w:eastAsia="en-GB"/>
              </w:rPr>
              <w:t xml:space="preserve">:  </w:t>
            </w:r>
            <w:r w:rsidR="444BE2DE" w:rsidRPr="2AEF2018">
              <w:rPr>
                <w:rFonts w:eastAsia="Times New Roman" w:cs="Arial"/>
                <w:lang w:eastAsia="en-GB"/>
              </w:rPr>
              <w:t xml:space="preserve">A Solution that allows integrating both DCC IDP and DCC Service User IDPs and providing options to users to either authenticate to FSMS using their existing corporate identity or DCC's IDP. If the solution also has the capability to be used as an identity provider, so that we can use </w:t>
            </w:r>
            <w:r w:rsidR="444BE2DE" w:rsidRPr="2AEF2018">
              <w:rPr>
                <w:rFonts w:eastAsia="Times New Roman" w:cs="Arial"/>
                <w:lang w:eastAsia="en-GB"/>
              </w:rPr>
              <w:lastRenderedPageBreak/>
              <w:t>to support the requirement of giving users the option to have a DCC IDP's identity.</w:t>
            </w:r>
          </w:p>
        </w:tc>
      </w:tr>
    </w:tbl>
    <w:p w14:paraId="0D619829" w14:textId="77777777" w:rsidR="00552D96" w:rsidRPr="00552D96" w:rsidRDefault="00552D96" w:rsidP="00552D96">
      <w:pPr>
        <w:spacing w:before="0" w:after="0"/>
        <w:textAlignment w:val="baseline"/>
        <w:rPr>
          <w:rFonts w:ascii="Segoe UI" w:eastAsia="Times New Roman" w:hAnsi="Segoe UI" w:cs="Segoe UI"/>
          <w:sz w:val="18"/>
          <w:szCs w:val="18"/>
          <w:lang w:eastAsia="en-GB"/>
        </w:rPr>
      </w:pPr>
      <w:r w:rsidRPr="00552D96">
        <w:rPr>
          <w:rFonts w:eastAsia="Times New Roman" w:cs="Arial"/>
          <w:szCs w:val="22"/>
          <w:lang w:eastAsia="en-GB"/>
        </w:rPr>
        <w:lastRenderedPageBreak/>
        <w:t> </w:t>
      </w:r>
    </w:p>
    <w:p w14:paraId="1BF3B3CC" w14:textId="6B62C758" w:rsidR="00775EB4" w:rsidRPr="00775EB4" w:rsidRDefault="00775EB4" w:rsidP="00A74163">
      <w:pPr>
        <w:pStyle w:val="Heading2"/>
        <w:rPr>
          <w:b w:val="0"/>
          <w:bCs w:val="0"/>
        </w:rPr>
      </w:pPr>
      <w:r w:rsidRPr="007653E1">
        <w:t>Objective</w:t>
      </w:r>
      <w:bookmarkEnd w:id="34"/>
      <w:r w:rsidR="0063365C">
        <w:t>s</w:t>
      </w:r>
      <w:bookmarkEnd w:id="35"/>
    </w:p>
    <w:p w14:paraId="0D062886" w14:textId="4474E19B" w:rsidR="00D241A1" w:rsidRDefault="00B711FA" w:rsidP="00A74163">
      <w:pPr>
        <w:pStyle w:val="BodyTextNormal"/>
      </w:pPr>
      <w:r>
        <w:t>The</w:t>
      </w:r>
      <w:bookmarkStart w:id="37" w:name="_Toc42593346"/>
      <w:r>
        <w:t xml:space="preserve"> objectives of this </w:t>
      </w:r>
      <w:r w:rsidR="00906EEB">
        <w:t>document</w:t>
      </w:r>
      <w:r>
        <w:t xml:space="preserve"> are:</w:t>
      </w:r>
    </w:p>
    <w:p w14:paraId="329468EB" w14:textId="612525B6" w:rsidR="00B711FA" w:rsidRDefault="00A74163" w:rsidP="00091C2F">
      <w:pPr>
        <w:pStyle w:val="BodyTextNormal"/>
        <w:numPr>
          <w:ilvl w:val="0"/>
          <w:numId w:val="16"/>
        </w:numPr>
      </w:pPr>
      <w:r>
        <w:t xml:space="preserve">Define a </w:t>
      </w:r>
      <w:r w:rsidR="00887C78">
        <w:t>High</w:t>
      </w:r>
      <w:r>
        <w:t xml:space="preserve">-level </w:t>
      </w:r>
      <w:r w:rsidR="00887C78">
        <w:t>Architecture</w:t>
      </w:r>
      <w:r>
        <w:t xml:space="preserve"> </w:t>
      </w:r>
      <w:r w:rsidR="000D0802">
        <w:t xml:space="preserve">for the Future Service Management </w:t>
      </w:r>
      <w:proofErr w:type="gramStart"/>
      <w:r w:rsidR="000D0802">
        <w:t>programme</w:t>
      </w:r>
      <w:proofErr w:type="gramEnd"/>
      <w:r>
        <w:t xml:space="preserve"> </w:t>
      </w:r>
    </w:p>
    <w:p w14:paraId="1C4880FF" w14:textId="4976F05F" w:rsidR="00A74163" w:rsidRDefault="00A74163" w:rsidP="00091C2F">
      <w:pPr>
        <w:pStyle w:val="BodyTextNormal"/>
        <w:numPr>
          <w:ilvl w:val="0"/>
          <w:numId w:val="16"/>
        </w:numPr>
      </w:pPr>
      <w:r>
        <w:t xml:space="preserve">Alignment of design documentation </w:t>
      </w:r>
      <w:r w:rsidR="006D0F62">
        <w:t xml:space="preserve">with the </w:t>
      </w:r>
      <w:r w:rsidR="004A0DBC">
        <w:t>CFDA</w:t>
      </w:r>
    </w:p>
    <w:p w14:paraId="76356CE2" w14:textId="35B28296" w:rsidR="00327129" w:rsidRPr="007653E1" w:rsidRDefault="00327129" w:rsidP="00A74163">
      <w:pPr>
        <w:pStyle w:val="Heading2"/>
      </w:pPr>
      <w:bookmarkStart w:id="38" w:name="_Toc84404466"/>
      <w:r w:rsidRPr="007653E1">
        <w:t>Exceptions</w:t>
      </w:r>
      <w:bookmarkEnd w:id="37"/>
      <w:bookmarkEnd w:id="38"/>
    </w:p>
    <w:p w14:paraId="23B69D74" w14:textId="6D4C2972" w:rsidR="00775EB4" w:rsidRDefault="00A66E7E" w:rsidP="00A74163">
      <w:pPr>
        <w:pStyle w:val="BodyTextNormal"/>
      </w:pPr>
      <w:r>
        <w:t>E</w:t>
      </w:r>
      <w:r w:rsidR="00327129">
        <w:t>xceptions</w:t>
      </w:r>
      <w:r w:rsidR="00F41568" w:rsidRPr="00327129">
        <w:t xml:space="preserve"> to this </w:t>
      </w:r>
      <w:r w:rsidR="00906EEB">
        <w:t xml:space="preserve">document </w:t>
      </w:r>
      <w:r w:rsidR="00F41568" w:rsidRPr="00327129">
        <w:t>must be obtained</w:t>
      </w:r>
      <w:r w:rsidR="00265C0F">
        <w:t xml:space="preserve"> in writing</w:t>
      </w:r>
      <w:r w:rsidR="00C12F84" w:rsidRPr="00327129">
        <w:t xml:space="preserve"> </w:t>
      </w:r>
      <w:r w:rsidR="00327129">
        <w:t xml:space="preserve">from </w:t>
      </w:r>
      <w:r w:rsidR="00C12F84" w:rsidRPr="00327129">
        <w:t xml:space="preserve">the </w:t>
      </w:r>
      <w:r w:rsidR="0062310D" w:rsidRPr="00327129">
        <w:t xml:space="preserve">Chief </w:t>
      </w:r>
      <w:r w:rsidR="0065285D">
        <w:t>Technology</w:t>
      </w:r>
      <w:r w:rsidR="0062310D" w:rsidRPr="00327129">
        <w:t xml:space="preserve"> Officer (</w:t>
      </w:r>
      <w:r w:rsidR="00C12F84" w:rsidRPr="00327129">
        <w:t>C</w:t>
      </w:r>
      <w:r w:rsidR="0065285D">
        <w:t>TO</w:t>
      </w:r>
      <w:r w:rsidR="0062310D" w:rsidRPr="00327129">
        <w:t>)</w:t>
      </w:r>
      <w:r w:rsidR="00265C0F">
        <w:t>.</w:t>
      </w:r>
    </w:p>
    <w:p w14:paraId="5F2DF048" w14:textId="77777777" w:rsidR="00646A90" w:rsidRDefault="00646A90" w:rsidP="00A74163">
      <w:pPr>
        <w:spacing w:before="0" w:after="0"/>
        <w:rPr>
          <w:rFonts w:ascii="Arial Bold" w:eastAsia="Times New Roman" w:hAnsi="Arial Bold" w:cs="Arial"/>
          <w:b/>
          <w:bCs/>
          <w:color w:val="1F144A" w:themeColor="text1"/>
          <w:kern w:val="32"/>
          <w:sz w:val="32"/>
          <w:szCs w:val="32"/>
        </w:rPr>
      </w:pPr>
      <w:bookmarkStart w:id="39" w:name="_Toc42593347"/>
      <w:r>
        <w:br w:type="page"/>
      </w:r>
    </w:p>
    <w:p w14:paraId="71D43759" w14:textId="2583D5F8" w:rsidR="00F25349" w:rsidRDefault="00A74163" w:rsidP="00A74163">
      <w:pPr>
        <w:pStyle w:val="Heading1"/>
      </w:pPr>
      <w:bookmarkStart w:id="40" w:name="_Toc84404467"/>
      <w:bookmarkStart w:id="41" w:name="_Toc42593357"/>
      <w:bookmarkEnd w:id="39"/>
      <w:r>
        <w:lastRenderedPageBreak/>
        <w:t>Document</w:t>
      </w:r>
      <w:r w:rsidR="00F25349">
        <w:t xml:space="preserve"> Requirements</w:t>
      </w:r>
      <w:bookmarkEnd w:id="40"/>
    </w:p>
    <w:p w14:paraId="05F9F53C" w14:textId="7F6AEF0C" w:rsidR="004A0558" w:rsidRPr="004A0558" w:rsidRDefault="00283363" w:rsidP="00A74163">
      <w:pPr>
        <w:pStyle w:val="BodyTextNormal"/>
      </w:pPr>
      <w:r>
        <w:t>Th</w:t>
      </w:r>
      <w:r w:rsidR="00AF1D77">
        <w:t>is section details the requirement</w:t>
      </w:r>
      <w:r w:rsidR="00C547F1">
        <w:t>s</w:t>
      </w:r>
      <w:r w:rsidR="00AF1D77">
        <w:t xml:space="preserve"> for </w:t>
      </w:r>
      <w:r w:rsidR="007F553F">
        <w:t>High</w:t>
      </w:r>
      <w:r w:rsidR="00A74163">
        <w:t xml:space="preserve">-Level </w:t>
      </w:r>
      <w:r w:rsidR="007F553F">
        <w:t>Architecture</w:t>
      </w:r>
      <w:r w:rsidR="00D2141A">
        <w:t xml:space="preserve"> (</w:t>
      </w:r>
      <w:r w:rsidR="007F553F">
        <w:t>HLA</w:t>
      </w:r>
      <w:r w:rsidR="00D2141A">
        <w:t>)</w:t>
      </w:r>
      <w:r w:rsidR="00AF1D77">
        <w:t xml:space="preserve"> </w:t>
      </w:r>
      <w:r w:rsidR="00A74163">
        <w:t>Documentation</w:t>
      </w:r>
      <w:r w:rsidR="00E52A7F">
        <w:t>:</w:t>
      </w:r>
    </w:p>
    <w:p w14:paraId="532C45B9" w14:textId="49515491" w:rsidR="00722AF6" w:rsidRDefault="00722AF6" w:rsidP="00C00C4A">
      <w:pPr>
        <w:pStyle w:val="Heading2"/>
      </w:pPr>
      <w:bookmarkStart w:id="42" w:name="_Toc84404468"/>
      <w:r>
        <w:t xml:space="preserve">Document </w:t>
      </w:r>
      <w:proofErr w:type="gramStart"/>
      <w:r w:rsidR="00AF1D77">
        <w:t>lifecycle</w:t>
      </w:r>
      <w:bookmarkEnd w:id="42"/>
      <w:proofErr w:type="gramEnd"/>
    </w:p>
    <w:p w14:paraId="0053ADD7" w14:textId="44036329" w:rsidR="00A95FB4" w:rsidRDefault="00AF1D77" w:rsidP="007416A4">
      <w:pPr>
        <w:pStyle w:val="BodyTextNormal"/>
      </w:pPr>
      <w:bookmarkStart w:id="43" w:name="_Hlk81486015"/>
      <w:r>
        <w:t>The document shall be</w:t>
      </w:r>
      <w:r w:rsidR="00AC3D5F">
        <w:t xml:space="preserve"> completed </w:t>
      </w:r>
      <w:r w:rsidR="00CA7BD0">
        <w:t xml:space="preserve">during </w:t>
      </w:r>
      <w:r w:rsidR="00AC3D5F">
        <w:t xml:space="preserve">Architecture Definition </w:t>
      </w:r>
      <w:r w:rsidR="00942CE2">
        <w:t>and comp</w:t>
      </w:r>
      <w:r w:rsidR="00AC3D5F">
        <w:t>lete when submitted and approved by</w:t>
      </w:r>
      <w:r w:rsidR="00942CE2">
        <w:t xml:space="preserve"> DCC </w:t>
      </w:r>
      <w:r w:rsidR="00733485">
        <w:t>CFDA</w:t>
      </w:r>
      <w:r w:rsidR="00C547F1">
        <w:t>.</w:t>
      </w:r>
    </w:p>
    <w:p w14:paraId="77FE30F2" w14:textId="3925F5CE" w:rsidR="00497950" w:rsidRDefault="00497950" w:rsidP="00A95FB4">
      <w:pPr>
        <w:pStyle w:val="Heading2"/>
      </w:pPr>
      <w:bookmarkStart w:id="44" w:name="_Toc84404469"/>
      <w:bookmarkStart w:id="45" w:name="_Hlk84319920"/>
      <w:bookmarkEnd w:id="43"/>
      <w:r>
        <w:t xml:space="preserve">Documentation </w:t>
      </w:r>
      <w:r w:rsidR="00E47B4B">
        <w:t>Standards</w:t>
      </w:r>
      <w:bookmarkEnd w:id="44"/>
    </w:p>
    <w:p w14:paraId="4E1C6E0F" w14:textId="693BE0A4" w:rsidR="00D3000B" w:rsidRDefault="00D2141A" w:rsidP="00D3000B">
      <w:pPr>
        <w:pStyle w:val="BodyTextNormal"/>
      </w:pPr>
      <w:r>
        <w:t xml:space="preserve">The following standards apply to the </w:t>
      </w:r>
      <w:r w:rsidR="00A95FB4">
        <w:t>HLA</w:t>
      </w:r>
      <w:r>
        <w:t xml:space="preserve"> </w:t>
      </w:r>
      <w:proofErr w:type="gramStart"/>
      <w:r w:rsidR="00D3000B">
        <w:t>artefacts</w:t>
      </w:r>
      <w:proofErr w:type="gramEnd"/>
    </w:p>
    <w:tbl>
      <w:tblPr>
        <w:tblStyle w:val="TableTemplate1"/>
        <w:tblW w:w="0" w:type="auto"/>
        <w:tblLook w:val="04A0" w:firstRow="1" w:lastRow="0" w:firstColumn="1" w:lastColumn="0" w:noHBand="0" w:noVBand="1"/>
      </w:tblPr>
      <w:tblGrid>
        <w:gridCol w:w="2684"/>
        <w:gridCol w:w="6662"/>
      </w:tblGrid>
      <w:tr w:rsidR="00D3000B" w14:paraId="5A5827A6" w14:textId="77777777" w:rsidTr="002E5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4" w:type="dxa"/>
          </w:tcPr>
          <w:p w14:paraId="6016D9EB" w14:textId="4BCA1496" w:rsidR="00D3000B" w:rsidRDefault="00D3000B" w:rsidP="00D3000B">
            <w:pPr>
              <w:pStyle w:val="BodyTextNormal"/>
            </w:pPr>
            <w:r>
              <w:t>Artefact</w:t>
            </w:r>
          </w:p>
        </w:tc>
        <w:tc>
          <w:tcPr>
            <w:tcW w:w="6662" w:type="dxa"/>
          </w:tcPr>
          <w:p w14:paraId="67B30874" w14:textId="3C126090" w:rsidR="00D3000B" w:rsidRDefault="00D3000B" w:rsidP="00D3000B">
            <w:pPr>
              <w:pStyle w:val="BodyTextNormal"/>
              <w:cnfStyle w:val="100000000000" w:firstRow="1" w:lastRow="0" w:firstColumn="0" w:lastColumn="0" w:oddVBand="0" w:evenVBand="0" w:oddHBand="0" w:evenHBand="0" w:firstRowFirstColumn="0" w:firstRowLastColumn="0" w:lastRowFirstColumn="0" w:lastRowLastColumn="0"/>
            </w:pPr>
            <w:r>
              <w:t>Standard</w:t>
            </w:r>
          </w:p>
        </w:tc>
      </w:tr>
      <w:tr w:rsidR="00D3000B" w14:paraId="671C0F3A" w14:textId="77777777" w:rsidTr="002E51E3">
        <w:tc>
          <w:tcPr>
            <w:cnfStyle w:val="001000000000" w:firstRow="0" w:lastRow="0" w:firstColumn="1" w:lastColumn="0" w:oddVBand="0" w:evenVBand="0" w:oddHBand="0" w:evenHBand="0" w:firstRowFirstColumn="0" w:firstRowLastColumn="0" w:lastRowFirstColumn="0" w:lastRowLastColumn="0"/>
            <w:tcW w:w="2684" w:type="dxa"/>
          </w:tcPr>
          <w:p w14:paraId="65FDD2AE" w14:textId="784121F5" w:rsidR="00D3000B" w:rsidRDefault="00D3000B" w:rsidP="00D3000B">
            <w:pPr>
              <w:pStyle w:val="BodyTextNormal"/>
            </w:pPr>
            <w:r>
              <w:t xml:space="preserve">Documents </w:t>
            </w:r>
          </w:p>
        </w:tc>
        <w:tc>
          <w:tcPr>
            <w:tcW w:w="6662" w:type="dxa"/>
          </w:tcPr>
          <w:p w14:paraId="5588406A" w14:textId="5A115659" w:rsidR="00D3000B" w:rsidRDefault="00D3000B" w:rsidP="00D3000B">
            <w:pPr>
              <w:pStyle w:val="BodyTextNormal"/>
              <w:cnfStyle w:val="000000000000" w:firstRow="0" w:lastRow="0" w:firstColumn="0" w:lastColumn="0" w:oddVBand="0" w:evenVBand="0" w:oddHBand="0" w:evenHBand="0" w:firstRowFirstColumn="0" w:firstRowLastColumn="0" w:lastRowFirstColumn="0" w:lastRowLastColumn="0"/>
            </w:pPr>
            <w:r>
              <w:t xml:space="preserve">Microsoft </w:t>
            </w:r>
            <w:r w:rsidR="003F6878">
              <w:t>Word Office 365</w:t>
            </w:r>
            <w:r w:rsidR="00AE2065">
              <w:t xml:space="preserve"> (.docx)</w:t>
            </w:r>
          </w:p>
        </w:tc>
      </w:tr>
      <w:tr w:rsidR="003F6878" w14:paraId="0221BC80" w14:textId="77777777" w:rsidTr="002E51E3">
        <w:tc>
          <w:tcPr>
            <w:cnfStyle w:val="001000000000" w:firstRow="0" w:lastRow="0" w:firstColumn="1" w:lastColumn="0" w:oddVBand="0" w:evenVBand="0" w:oddHBand="0" w:evenHBand="0" w:firstRowFirstColumn="0" w:firstRowLastColumn="0" w:lastRowFirstColumn="0" w:lastRowLastColumn="0"/>
            <w:tcW w:w="2684" w:type="dxa"/>
          </w:tcPr>
          <w:p w14:paraId="69EB517E" w14:textId="19327FD8" w:rsidR="003F6878" w:rsidRDefault="003F6878" w:rsidP="00D3000B">
            <w:pPr>
              <w:pStyle w:val="BodyTextNormal"/>
            </w:pPr>
            <w:r>
              <w:t>Diagrams</w:t>
            </w:r>
          </w:p>
        </w:tc>
        <w:tc>
          <w:tcPr>
            <w:tcW w:w="6662" w:type="dxa"/>
          </w:tcPr>
          <w:p w14:paraId="03A23D99" w14:textId="38174A74" w:rsidR="003975CA" w:rsidRDefault="003975CA" w:rsidP="00D3000B">
            <w:pPr>
              <w:pStyle w:val="BodyTextNormal"/>
              <w:cnfStyle w:val="000000000000" w:firstRow="0" w:lastRow="0" w:firstColumn="0" w:lastColumn="0" w:oddVBand="0" w:evenVBand="0" w:oddHBand="0" w:evenHBand="0" w:firstRowFirstColumn="0" w:firstRowLastColumn="0" w:lastRowFirstColumn="0" w:lastRowLastColumn="0"/>
            </w:pPr>
            <w:r>
              <w:t xml:space="preserve">ArchiMate version 4 </w:t>
            </w:r>
            <w:r w:rsidRPr="003975CA">
              <w:rPr>
                <w:b/>
                <w:bCs/>
              </w:rPr>
              <w:t>OR</w:t>
            </w:r>
            <w:r>
              <w:t xml:space="preserve"> </w:t>
            </w:r>
            <w:proofErr w:type="spellStart"/>
            <w:r>
              <w:t>BizzDesign</w:t>
            </w:r>
            <w:proofErr w:type="spellEnd"/>
            <w:r w:rsidR="00252729">
              <w:t xml:space="preserve"> </w:t>
            </w:r>
            <w:r w:rsidR="007A53AB">
              <w:t>ArchiMate</w:t>
            </w:r>
            <w:r w:rsidR="00252729">
              <w:t xml:space="preserve"> </w:t>
            </w:r>
            <w:r w:rsidR="002C0956">
              <w:t>‘Application Structure View’</w:t>
            </w:r>
          </w:p>
        </w:tc>
      </w:tr>
      <w:tr w:rsidR="003975CA" w14:paraId="3D55BF50" w14:textId="77777777" w:rsidTr="002E51E3">
        <w:tc>
          <w:tcPr>
            <w:cnfStyle w:val="001000000000" w:firstRow="0" w:lastRow="0" w:firstColumn="1" w:lastColumn="0" w:oddVBand="0" w:evenVBand="0" w:oddHBand="0" w:evenHBand="0" w:firstRowFirstColumn="0" w:firstRowLastColumn="0" w:lastRowFirstColumn="0" w:lastRowLastColumn="0"/>
            <w:tcW w:w="2684" w:type="dxa"/>
          </w:tcPr>
          <w:p w14:paraId="62530029" w14:textId="3A8FDA27" w:rsidR="003975CA" w:rsidRDefault="003975CA" w:rsidP="00D3000B">
            <w:pPr>
              <w:pStyle w:val="BodyTextNormal"/>
            </w:pPr>
            <w:r>
              <w:t>Entity-Relationship Diagrams</w:t>
            </w:r>
          </w:p>
        </w:tc>
        <w:tc>
          <w:tcPr>
            <w:tcW w:w="6662" w:type="dxa"/>
          </w:tcPr>
          <w:p w14:paraId="253A016F" w14:textId="2966D632" w:rsidR="003975CA" w:rsidRDefault="00AE2065" w:rsidP="00D3000B">
            <w:pPr>
              <w:pStyle w:val="BodyTextNormal"/>
              <w:cnfStyle w:val="000000000000" w:firstRow="0" w:lastRow="0" w:firstColumn="0" w:lastColumn="0" w:oddVBand="0" w:evenVBand="0" w:oddHBand="0" w:evenHBand="0" w:firstRowFirstColumn="0" w:firstRowLastColumn="0" w:lastRowFirstColumn="0" w:lastRowLastColumn="0"/>
            </w:pPr>
            <w:proofErr w:type="spellStart"/>
            <w:r>
              <w:t>BizzDesign</w:t>
            </w:r>
            <w:proofErr w:type="spellEnd"/>
            <w:r>
              <w:t xml:space="preserve"> </w:t>
            </w:r>
            <w:r w:rsidR="00BD35A2">
              <w:t xml:space="preserve">ER Model </w:t>
            </w:r>
          </w:p>
        </w:tc>
      </w:tr>
      <w:tr w:rsidR="00BD35A2" w14:paraId="69573A99" w14:textId="77777777" w:rsidTr="002E51E3">
        <w:tc>
          <w:tcPr>
            <w:cnfStyle w:val="001000000000" w:firstRow="0" w:lastRow="0" w:firstColumn="1" w:lastColumn="0" w:oddVBand="0" w:evenVBand="0" w:oddHBand="0" w:evenHBand="0" w:firstRowFirstColumn="0" w:firstRowLastColumn="0" w:lastRowFirstColumn="0" w:lastRowLastColumn="0"/>
            <w:tcW w:w="2684" w:type="dxa"/>
          </w:tcPr>
          <w:p w14:paraId="4017167C" w14:textId="7637F808" w:rsidR="00BD35A2" w:rsidRDefault="00BD35A2" w:rsidP="00D3000B">
            <w:pPr>
              <w:pStyle w:val="BodyTextNormal"/>
            </w:pPr>
            <w:r>
              <w:t xml:space="preserve">Requirements </w:t>
            </w:r>
          </w:p>
        </w:tc>
        <w:tc>
          <w:tcPr>
            <w:tcW w:w="6662" w:type="dxa"/>
          </w:tcPr>
          <w:p w14:paraId="50C67A86" w14:textId="19BB3D7A" w:rsidR="00BD35A2" w:rsidRDefault="002C0956" w:rsidP="00D3000B">
            <w:pPr>
              <w:pStyle w:val="BodyTextNormal"/>
              <w:cnfStyle w:val="000000000000" w:firstRow="0" w:lastRow="0" w:firstColumn="0" w:lastColumn="0" w:oddVBand="0" w:evenVBand="0" w:oddHBand="0" w:evenHBand="0" w:firstRowFirstColumn="0" w:firstRowLastColumn="0" w:lastRowFirstColumn="0" w:lastRowLastColumn="0"/>
            </w:pPr>
            <w:r>
              <w:t xml:space="preserve">Microsoft Excel Office 365 (.xlsx) </w:t>
            </w:r>
            <w:r w:rsidRPr="005C202C">
              <w:rPr>
                <w:b/>
                <w:bCs/>
              </w:rPr>
              <w:t>OR</w:t>
            </w:r>
            <w:r>
              <w:t xml:space="preserve"> </w:t>
            </w:r>
            <w:proofErr w:type="spellStart"/>
            <w:r>
              <w:t>BizzDesign</w:t>
            </w:r>
            <w:proofErr w:type="spellEnd"/>
            <w:r>
              <w:t xml:space="preserve"> ArchiMate Model ‘Stakeholder View’</w:t>
            </w:r>
          </w:p>
        </w:tc>
      </w:tr>
    </w:tbl>
    <w:p w14:paraId="4C858527" w14:textId="5A50C0A2" w:rsidR="00906EEB" w:rsidRDefault="000A2099" w:rsidP="00906EEB">
      <w:pPr>
        <w:pStyle w:val="Heading2"/>
      </w:pPr>
      <w:bookmarkStart w:id="46" w:name="_Toc84404471"/>
      <w:bookmarkEnd w:id="45"/>
      <w:commentRangeStart w:id="47"/>
      <w:r>
        <w:t>Requirements</w:t>
      </w:r>
      <w:commentRangeEnd w:id="47"/>
      <w:r w:rsidR="007D0B36">
        <w:rPr>
          <w:rStyle w:val="CommentReference"/>
          <w:rFonts w:ascii="Arial" w:eastAsiaTheme="minorEastAsia" w:hAnsi="Arial" w:cs="Times New Roman"/>
          <w:b w:val="0"/>
          <w:bCs w:val="0"/>
          <w:iCs w:val="0"/>
          <w:color w:val="auto"/>
        </w:rPr>
        <w:commentReference w:id="47"/>
      </w:r>
      <w:r>
        <w:t xml:space="preserve"> </w:t>
      </w:r>
      <w:r w:rsidR="007A53AB">
        <w:t>Scope</w:t>
      </w:r>
      <w:bookmarkEnd w:id="46"/>
    </w:p>
    <w:bookmarkStart w:id="48" w:name="_Hlk88552530" w:displacedByCustomXml="next"/>
    <w:sdt>
      <w:sdtPr>
        <w:rPr>
          <w:i/>
          <w:iCs/>
        </w:rPr>
        <w:id w:val="-85311051"/>
        <w:placeholder>
          <w:docPart w:val="137C8BC382174463BD1E724ADD13F762"/>
        </w:placeholder>
        <w:text/>
      </w:sdtPr>
      <w:sdtContent>
        <w:p w14:paraId="138410CF" w14:textId="7820BE78" w:rsidR="00906EEB" w:rsidRPr="00906EEB" w:rsidRDefault="00906EEB" w:rsidP="00906EEB">
          <w:pPr>
            <w:pStyle w:val="BodyTextNormal"/>
            <w:rPr>
              <w:i/>
              <w:iCs/>
            </w:rPr>
          </w:pPr>
          <w:r w:rsidRPr="00906EEB">
            <w:rPr>
              <w:rStyle w:val="PlaceholderText"/>
              <w:i/>
              <w:iCs/>
            </w:rPr>
            <w:t>Guidance: The generally accepted method is to include additional columns on the requirements list to allow for filtering</w:t>
          </w:r>
          <w:r w:rsidRPr="00906EEB">
            <w:rPr>
              <w:i/>
              <w:iCs/>
            </w:rPr>
            <w:t xml:space="preserve">. </w:t>
          </w:r>
        </w:p>
      </w:sdtContent>
    </w:sdt>
    <w:bookmarkEnd w:id="48"/>
    <w:p w14:paraId="63A899B7" w14:textId="575BFFF1" w:rsidR="00A74163" w:rsidRPr="00350F50" w:rsidRDefault="00A74163" w:rsidP="00D33190">
      <w:pPr>
        <w:rPr>
          <w:i/>
          <w:iCs/>
          <w:color w:val="747B70" w:themeColor="accent6" w:themeShade="BF"/>
          <w:rPrChange w:id="49" w:author="Feven, Lizzy (DCC)" w:date="2024-03-13T15:20:00Z">
            <w:rPr/>
          </w:rPrChange>
        </w:rPr>
      </w:pPr>
      <w:r w:rsidRPr="00350F50">
        <w:rPr>
          <w:i/>
          <w:iCs/>
          <w:color w:val="747B70" w:themeColor="accent6" w:themeShade="BF"/>
          <w:rPrChange w:id="50" w:author="Feven, Lizzy (DCC)" w:date="2024-03-13T15:20:00Z">
            <w:rPr/>
          </w:rPrChange>
        </w:rPr>
        <w:t xml:space="preserve">Documentation shall include </w:t>
      </w:r>
      <w:r w:rsidR="00514061" w:rsidRPr="00350F50">
        <w:rPr>
          <w:i/>
          <w:iCs/>
          <w:color w:val="747B70" w:themeColor="accent6" w:themeShade="BF"/>
          <w:rPrChange w:id="51" w:author="Feven, Lizzy (DCC)" w:date="2024-03-13T15:20:00Z">
            <w:rPr/>
          </w:rPrChange>
        </w:rPr>
        <w:t>(</w:t>
      </w:r>
      <w:r w:rsidRPr="00350F50">
        <w:rPr>
          <w:i/>
          <w:iCs/>
          <w:color w:val="747B70" w:themeColor="accent6" w:themeShade="BF"/>
          <w:rPrChange w:id="52" w:author="Feven, Lizzy (DCC)" w:date="2024-03-13T15:20:00Z">
            <w:rPr/>
          </w:rPrChange>
        </w:rPr>
        <w:t>directly or by hyperlink</w:t>
      </w:r>
      <w:r w:rsidR="00514061" w:rsidRPr="00350F50">
        <w:rPr>
          <w:i/>
          <w:iCs/>
          <w:color w:val="747B70" w:themeColor="accent6" w:themeShade="BF"/>
          <w:rPrChange w:id="53" w:author="Feven, Lizzy (DCC)" w:date="2024-03-13T15:20:00Z">
            <w:rPr/>
          </w:rPrChange>
        </w:rPr>
        <w:t>)</w:t>
      </w:r>
      <w:r w:rsidRPr="00350F50">
        <w:rPr>
          <w:i/>
          <w:iCs/>
          <w:color w:val="747B70" w:themeColor="accent6" w:themeShade="BF"/>
          <w:rPrChange w:id="54" w:author="Feven, Lizzy (DCC)" w:date="2024-03-13T15:20:00Z">
            <w:rPr/>
          </w:rPrChange>
        </w:rPr>
        <w:t xml:space="preserve"> details of all the requirements that are within the scope </w:t>
      </w:r>
      <w:r w:rsidR="003B077E" w:rsidRPr="00350F50">
        <w:rPr>
          <w:i/>
          <w:iCs/>
          <w:color w:val="747B70" w:themeColor="accent6" w:themeShade="BF"/>
          <w:rPrChange w:id="55" w:author="Feven, Lizzy (DCC)" w:date="2024-03-13T15:20:00Z">
            <w:rPr/>
          </w:rPrChange>
        </w:rPr>
        <w:t>of the HLA</w:t>
      </w:r>
      <w:r w:rsidRPr="00350F50">
        <w:rPr>
          <w:i/>
          <w:iCs/>
          <w:color w:val="747B70" w:themeColor="accent6" w:themeShade="BF"/>
          <w:rPrChange w:id="56" w:author="Feven, Lizzy (DCC)" w:date="2024-03-13T15:20:00Z">
            <w:rPr/>
          </w:rPrChange>
        </w:rPr>
        <w:t>.</w:t>
      </w:r>
    </w:p>
    <w:p w14:paraId="09507F39" w14:textId="732EE3C3" w:rsidR="001D50F2" w:rsidRPr="00350F50" w:rsidDel="0042679C" w:rsidRDefault="00465DDC" w:rsidP="00D33190">
      <w:pPr>
        <w:rPr>
          <w:del w:id="57" w:author="Feven, Lizzy (DCC)" w:date="2024-03-13T15:19:00Z"/>
          <w:i/>
          <w:iCs/>
          <w:color w:val="747B70" w:themeColor="accent6" w:themeShade="BF"/>
          <w:rPrChange w:id="58" w:author="Feven, Lizzy (DCC)" w:date="2024-03-13T15:20:00Z">
            <w:rPr>
              <w:del w:id="59" w:author="Feven, Lizzy (DCC)" w:date="2024-03-13T15:19:00Z"/>
            </w:rPr>
          </w:rPrChange>
        </w:rPr>
      </w:pPr>
      <w:del w:id="60" w:author="Feven, Lizzy (DCC)" w:date="2024-03-13T15:23:00Z">
        <w:r w:rsidDel="003E20A4">
          <w:delText>The full Requirements Traceability Matrix for the FSM programme is available her</w:delText>
        </w:r>
        <w:r w:rsidR="00AD1BCA" w:rsidDel="003E20A4">
          <w:delText>e</w:delText>
        </w:r>
        <w:r w:rsidDel="003E20A4">
          <w:delText xml:space="preserve">: </w:delText>
        </w:r>
      </w:del>
      <w:del w:id="61" w:author="Feven, Lizzy (DCC)" w:date="2024-03-13T15:19:00Z">
        <w:r w:rsidRPr="00350F50" w:rsidDel="0042679C">
          <w:rPr>
            <w:i/>
            <w:iCs/>
            <w:color w:val="747B70" w:themeColor="accent6" w:themeShade="BF"/>
            <w:highlight w:val="yellow"/>
            <w:rPrChange w:id="62" w:author="Feven, Lizzy (DCC)" w:date="2024-03-13T15:20:00Z">
              <w:rPr>
                <w:highlight w:val="yellow"/>
              </w:rPr>
            </w:rPrChange>
          </w:rPr>
          <w:delText>&lt;&lt;Insert link to RTM on CFDA Sharepoint&gt;&gt;</w:delText>
        </w:r>
      </w:del>
    </w:p>
    <w:p w14:paraId="69A03295" w14:textId="794457C5" w:rsidR="00A74163" w:rsidRPr="00350F50" w:rsidRDefault="00A74163" w:rsidP="0042679C">
      <w:pPr>
        <w:rPr>
          <w:i/>
          <w:iCs/>
          <w:color w:val="747B70" w:themeColor="accent6" w:themeShade="BF"/>
          <w:rPrChange w:id="63" w:author="Feven, Lizzy (DCC)" w:date="2024-03-13T15:20:00Z">
            <w:rPr/>
          </w:rPrChange>
        </w:rPr>
      </w:pPr>
      <w:r w:rsidRPr="00350F50">
        <w:rPr>
          <w:i/>
          <w:iCs/>
          <w:color w:val="747B70" w:themeColor="accent6" w:themeShade="BF"/>
          <w:rPrChange w:id="64" w:author="Feven, Lizzy (DCC)" w:date="2024-03-13T15:20:00Z">
            <w:rPr/>
          </w:rPrChange>
        </w:rPr>
        <w:t xml:space="preserve">Compliance </w:t>
      </w:r>
      <w:r w:rsidR="008C05CA" w:rsidRPr="00350F50">
        <w:rPr>
          <w:i/>
          <w:iCs/>
          <w:color w:val="747B70" w:themeColor="accent6" w:themeShade="BF"/>
          <w:rPrChange w:id="65" w:author="Feven, Lizzy (DCC)" w:date="2024-03-13T15:20:00Z">
            <w:rPr/>
          </w:rPrChange>
        </w:rPr>
        <w:t xml:space="preserve">status </w:t>
      </w:r>
      <w:r w:rsidRPr="00350F50">
        <w:rPr>
          <w:i/>
          <w:iCs/>
          <w:color w:val="747B70" w:themeColor="accent6" w:themeShade="BF"/>
          <w:rPrChange w:id="66" w:author="Feven, Lizzy (DCC)" w:date="2024-03-13T15:20:00Z">
            <w:rPr/>
          </w:rPrChange>
        </w:rPr>
        <w:t xml:space="preserve">of each requirement </w:t>
      </w:r>
      <w:r w:rsidR="00AD1BCA" w:rsidRPr="00350F50">
        <w:rPr>
          <w:i/>
          <w:iCs/>
          <w:color w:val="747B70" w:themeColor="accent6" w:themeShade="BF"/>
          <w:rPrChange w:id="67" w:author="Feven, Lizzy (DCC)" w:date="2024-03-13T15:20:00Z">
            <w:rPr/>
          </w:rPrChange>
        </w:rPr>
        <w:t>will</w:t>
      </w:r>
      <w:r w:rsidRPr="00350F50">
        <w:rPr>
          <w:i/>
          <w:iCs/>
          <w:color w:val="747B70" w:themeColor="accent6" w:themeShade="BF"/>
          <w:rPrChange w:id="68" w:author="Feven, Lizzy (DCC)" w:date="2024-03-13T15:20:00Z">
            <w:rPr/>
          </w:rPrChange>
        </w:rPr>
        <w:t xml:space="preserve"> be clearly indicated</w:t>
      </w:r>
      <w:r w:rsidR="00890E65" w:rsidRPr="00350F50">
        <w:rPr>
          <w:i/>
          <w:iCs/>
          <w:color w:val="747B70" w:themeColor="accent6" w:themeShade="BF"/>
          <w:rPrChange w:id="69" w:author="Feven, Lizzy (DCC)" w:date="2024-03-13T15:20:00Z">
            <w:rPr/>
          </w:rPrChange>
        </w:rPr>
        <w:t xml:space="preserve"> (Full, Partial or </w:t>
      </w:r>
      <w:r w:rsidR="00494D64" w:rsidRPr="00350F50">
        <w:rPr>
          <w:i/>
          <w:iCs/>
          <w:color w:val="747B70" w:themeColor="accent6" w:themeShade="BF"/>
          <w:rPrChange w:id="70" w:author="Feven, Lizzy (DCC)" w:date="2024-03-13T15:20:00Z">
            <w:rPr/>
          </w:rPrChange>
        </w:rPr>
        <w:t>None)</w:t>
      </w:r>
      <w:r w:rsidR="00AD1BCA" w:rsidRPr="00350F50">
        <w:rPr>
          <w:i/>
          <w:iCs/>
          <w:color w:val="747B70" w:themeColor="accent6" w:themeShade="BF"/>
          <w:rPrChange w:id="71" w:author="Feven, Lizzy (DCC)" w:date="2024-03-13T15:20:00Z">
            <w:rPr/>
          </w:rPrChange>
        </w:rPr>
        <w:t xml:space="preserve"> in</w:t>
      </w:r>
      <w:r w:rsidR="00F06F37" w:rsidRPr="00350F50">
        <w:rPr>
          <w:i/>
          <w:iCs/>
          <w:color w:val="747B70" w:themeColor="accent6" w:themeShade="BF"/>
          <w:rPrChange w:id="72" w:author="Feven, Lizzy (DCC)" w:date="2024-03-13T15:20:00Z">
            <w:rPr/>
          </w:rPrChange>
        </w:rPr>
        <w:t xml:space="preserve"> CFDA Phase 3 (Design / Build / Test)</w:t>
      </w:r>
    </w:p>
    <w:p w14:paraId="27A88312" w14:textId="254DDAA5" w:rsidR="00A74163" w:rsidRDefault="00494D64" w:rsidP="00091C2F">
      <w:pPr>
        <w:pStyle w:val="BodyTextNormal"/>
        <w:numPr>
          <w:ilvl w:val="0"/>
          <w:numId w:val="17"/>
        </w:numPr>
        <w:rPr>
          <w:ins w:id="73" w:author="Feven, Lizzy (DCC)" w:date="2024-03-13T15:23:00Z"/>
          <w:i/>
          <w:iCs/>
          <w:color w:val="747B70" w:themeColor="accent6" w:themeShade="BF"/>
        </w:rPr>
      </w:pPr>
      <w:r w:rsidRPr="00350F50">
        <w:rPr>
          <w:i/>
          <w:iCs/>
          <w:color w:val="747B70" w:themeColor="accent6" w:themeShade="BF"/>
          <w:rPrChange w:id="74" w:author="Feven, Lizzy (DCC)" w:date="2024-03-13T15:20:00Z">
            <w:rPr/>
          </w:rPrChange>
        </w:rPr>
        <w:t xml:space="preserve">Partial and </w:t>
      </w:r>
      <w:r w:rsidR="00A74163" w:rsidRPr="00350F50">
        <w:rPr>
          <w:i/>
          <w:iCs/>
          <w:color w:val="747B70" w:themeColor="accent6" w:themeShade="BF"/>
          <w:rPrChange w:id="75" w:author="Feven, Lizzy (DCC)" w:date="2024-03-13T15:20:00Z">
            <w:rPr/>
          </w:rPrChange>
        </w:rPr>
        <w:t>Non-Compliance shall contain addition information</w:t>
      </w:r>
      <w:r w:rsidRPr="00350F50">
        <w:rPr>
          <w:i/>
          <w:iCs/>
          <w:color w:val="747B70" w:themeColor="accent6" w:themeShade="BF"/>
          <w:rPrChange w:id="76" w:author="Feven, Lizzy (DCC)" w:date="2024-03-13T15:20:00Z">
            <w:rPr/>
          </w:rPrChange>
        </w:rPr>
        <w:t xml:space="preserve"> regarding the </w:t>
      </w:r>
      <w:proofErr w:type="gramStart"/>
      <w:r w:rsidR="003E3A96" w:rsidRPr="00350F50">
        <w:rPr>
          <w:i/>
          <w:iCs/>
          <w:color w:val="747B70" w:themeColor="accent6" w:themeShade="BF"/>
          <w:rPrChange w:id="77" w:author="Feven, Lizzy (DCC)" w:date="2024-03-13T15:20:00Z">
            <w:rPr/>
          </w:rPrChange>
        </w:rPr>
        <w:t>deviation</w:t>
      </w:r>
      <w:proofErr w:type="gramEnd"/>
    </w:p>
    <w:p w14:paraId="0ED96704" w14:textId="77777777" w:rsidR="003E20A4" w:rsidRPr="003E20A4" w:rsidRDefault="003E20A4">
      <w:pPr>
        <w:spacing w:before="0" w:after="0"/>
        <w:rPr>
          <w:ins w:id="78" w:author="Feven, Lizzy (DCC)" w:date="2024-03-13T15:23:00Z"/>
          <w:rFonts w:ascii="Times New Roman" w:hAnsi="Times New Roman"/>
          <w:sz w:val="24"/>
          <w:lang w:eastAsia="en-GB"/>
        </w:rPr>
        <w:pPrChange w:id="79" w:author="Feven, Lizzy (DCC)" w:date="2024-03-13T15:23:00Z">
          <w:pPr>
            <w:pStyle w:val="ListParagraph"/>
            <w:numPr>
              <w:numId w:val="17"/>
            </w:numPr>
            <w:spacing w:before="0" w:after="0"/>
            <w:ind w:hanging="360"/>
          </w:pPr>
        </w:pPrChange>
      </w:pPr>
      <w:ins w:id="80" w:author="Feven, Lizzy (DCC)" w:date="2024-03-13T15:23:00Z">
        <w:r>
          <w:t xml:space="preserve">The full Requirements Traceability Matrix for the FSM programme is available here: </w:t>
        </w:r>
        <w:r>
          <w:fldChar w:fldCharType="begin"/>
        </w:r>
        <w:r>
          <w:instrText>HYPERLINK "https://smartdcc.sharepoint.com/:f:/r/sites/DesignAuthority565/Shared%20Documents/000-CFDA%20Governance/030%20CFDA%20Baselines/6.Standalone/Future%20Service%20Management%20(FSM)/Phase%202/00%20-%20Phase%202%20RFP/08%20-%20RTM%20(Technical%20Requirements,%20Integration%20Requirements)?csf=1&amp;web=1&amp;e=GkBIuY"</w:instrText>
        </w:r>
        <w:r>
          <w:fldChar w:fldCharType="separate"/>
        </w:r>
        <w:r>
          <w:rPr>
            <w:rStyle w:val="Hyperlink"/>
          </w:rPr>
          <w:t>08 - RTM (Technical Requirements, Integration Requirements)</w:t>
        </w:r>
        <w:r>
          <w:fldChar w:fldCharType="end"/>
        </w:r>
      </w:ins>
    </w:p>
    <w:p w14:paraId="30F6B6A7" w14:textId="77777777" w:rsidR="003E20A4" w:rsidRPr="00350F50" w:rsidRDefault="003E20A4">
      <w:pPr>
        <w:pStyle w:val="BodyTextNormal"/>
        <w:rPr>
          <w:i/>
          <w:iCs/>
          <w:color w:val="747B70" w:themeColor="accent6" w:themeShade="BF"/>
          <w:rPrChange w:id="81" w:author="Feven, Lizzy (DCC)" w:date="2024-03-13T15:20:00Z">
            <w:rPr/>
          </w:rPrChange>
        </w:rPr>
        <w:pPrChange w:id="82" w:author="Feven, Lizzy (DCC)" w:date="2024-03-13T15:23:00Z">
          <w:pPr>
            <w:pStyle w:val="BodyTextNormal"/>
            <w:numPr>
              <w:numId w:val="17"/>
            </w:numPr>
            <w:ind w:left="720" w:hanging="360"/>
          </w:pPr>
        </w:pPrChange>
      </w:pPr>
    </w:p>
    <w:p w14:paraId="25A7C031" w14:textId="1D4E4F1A" w:rsidR="007A5714" w:rsidRPr="007A5714" w:rsidRDefault="007A5714" w:rsidP="00C00C4A">
      <w:pPr>
        <w:pStyle w:val="Heading2"/>
      </w:pPr>
      <w:bookmarkStart w:id="83" w:name="_Ref59537762"/>
      <w:bookmarkStart w:id="84" w:name="_Toc84404472"/>
      <w:r>
        <w:t>S</w:t>
      </w:r>
      <w:bookmarkEnd w:id="83"/>
      <w:r w:rsidR="00B206E2">
        <w:t xml:space="preserve">ystem </w:t>
      </w:r>
      <w:commentRangeStart w:id="85"/>
      <w:r w:rsidR="00B206E2">
        <w:t>Elements</w:t>
      </w:r>
      <w:bookmarkEnd w:id="84"/>
      <w:commentRangeEnd w:id="85"/>
      <w:r w:rsidR="007D0B36">
        <w:rPr>
          <w:rStyle w:val="CommentReference"/>
          <w:rFonts w:ascii="Arial" w:eastAsiaTheme="minorEastAsia" w:hAnsi="Arial" w:cs="Times New Roman"/>
          <w:b w:val="0"/>
          <w:bCs w:val="0"/>
          <w:iCs w:val="0"/>
          <w:color w:val="auto"/>
        </w:rPr>
        <w:commentReference w:id="85"/>
      </w:r>
    </w:p>
    <w:p w14:paraId="0F8F4F83" w14:textId="57550A05" w:rsidR="00114797" w:rsidRPr="00961968" w:rsidRDefault="00A74163" w:rsidP="007A5714">
      <w:pPr>
        <w:rPr>
          <w:i/>
          <w:iCs/>
          <w:color w:val="747B70" w:themeColor="accent6" w:themeShade="BF"/>
          <w:rPrChange w:id="86" w:author="Feven, Lizzy (DCC)" w:date="2024-03-13T15:20:00Z">
            <w:rPr/>
          </w:rPrChange>
        </w:rPr>
      </w:pPr>
      <w:r w:rsidRPr="00961968">
        <w:rPr>
          <w:i/>
          <w:iCs/>
          <w:color w:val="747B70" w:themeColor="accent6" w:themeShade="BF"/>
          <w:rPrChange w:id="87" w:author="Feven, Lizzy (DCC)" w:date="2024-03-13T15:20:00Z">
            <w:rPr/>
          </w:rPrChange>
        </w:rPr>
        <w:t xml:space="preserve">Documentation shall </w:t>
      </w:r>
      <w:r w:rsidR="005E0145" w:rsidRPr="00961968">
        <w:rPr>
          <w:i/>
          <w:iCs/>
          <w:color w:val="747B70" w:themeColor="accent6" w:themeShade="BF"/>
          <w:rPrChange w:id="88" w:author="Feven, Lizzy (DCC)" w:date="2024-03-13T15:20:00Z">
            <w:rPr/>
          </w:rPrChange>
        </w:rPr>
        <w:t>detail</w:t>
      </w:r>
      <w:r w:rsidR="00596411" w:rsidRPr="00961968">
        <w:rPr>
          <w:i/>
          <w:iCs/>
          <w:color w:val="747B70" w:themeColor="accent6" w:themeShade="BF"/>
          <w:rPrChange w:id="89" w:author="Feven, Lizzy (DCC)" w:date="2024-03-13T15:20:00Z">
            <w:rPr/>
          </w:rPrChange>
        </w:rPr>
        <w:t xml:space="preserve"> </w:t>
      </w:r>
      <w:r w:rsidR="00203E77" w:rsidRPr="00961968">
        <w:rPr>
          <w:i/>
          <w:iCs/>
          <w:color w:val="747B70" w:themeColor="accent6" w:themeShade="BF"/>
          <w:rPrChange w:id="90" w:author="Feven, Lizzy (DCC)" w:date="2024-03-13T15:20:00Z">
            <w:rPr/>
          </w:rPrChange>
        </w:rPr>
        <w:t>(</w:t>
      </w:r>
      <w:r w:rsidR="00596411" w:rsidRPr="00961968">
        <w:rPr>
          <w:i/>
          <w:iCs/>
          <w:color w:val="747B70" w:themeColor="accent6" w:themeShade="BF"/>
          <w:rPrChange w:id="91" w:author="Feven, Lizzy (DCC)" w:date="2024-03-13T15:20:00Z">
            <w:rPr/>
          </w:rPrChange>
        </w:rPr>
        <w:t>as a</w:t>
      </w:r>
      <w:r w:rsidR="007A53AB" w:rsidRPr="00961968">
        <w:rPr>
          <w:i/>
          <w:iCs/>
          <w:color w:val="747B70" w:themeColor="accent6" w:themeShade="BF"/>
          <w:rPrChange w:id="92" w:author="Feven, Lizzy (DCC)" w:date="2024-03-13T15:20:00Z">
            <w:rPr/>
          </w:rPrChange>
        </w:rPr>
        <w:t>n ArchiMate</w:t>
      </w:r>
      <w:r w:rsidR="00596411" w:rsidRPr="00961968">
        <w:rPr>
          <w:i/>
          <w:iCs/>
          <w:color w:val="747B70" w:themeColor="accent6" w:themeShade="BF"/>
          <w:rPrChange w:id="93" w:author="Feven, Lizzy (DCC)" w:date="2024-03-13T15:20:00Z">
            <w:rPr/>
          </w:rPrChange>
        </w:rPr>
        <w:t xml:space="preserve"> </w:t>
      </w:r>
      <w:r w:rsidR="00733485" w:rsidRPr="00961968">
        <w:rPr>
          <w:i/>
          <w:iCs/>
          <w:color w:val="747B70" w:themeColor="accent6" w:themeShade="BF"/>
          <w:rPrChange w:id="94" w:author="Feven, Lizzy (DCC)" w:date="2024-03-13T15:20:00Z">
            <w:rPr/>
          </w:rPrChange>
        </w:rPr>
        <w:t>‘Application Structure View’</w:t>
      </w:r>
      <w:r w:rsidR="00203E77" w:rsidRPr="00961968">
        <w:rPr>
          <w:i/>
          <w:iCs/>
          <w:color w:val="747B70" w:themeColor="accent6" w:themeShade="BF"/>
          <w:rPrChange w:id="95" w:author="Feven, Lizzy (DCC)" w:date="2024-03-13T15:20:00Z">
            <w:rPr/>
          </w:rPrChange>
        </w:rPr>
        <w:t>)</w:t>
      </w:r>
      <w:r w:rsidR="00733485" w:rsidRPr="00961968">
        <w:rPr>
          <w:i/>
          <w:iCs/>
          <w:color w:val="747B70" w:themeColor="accent6" w:themeShade="BF"/>
          <w:rPrChange w:id="96" w:author="Feven, Lizzy (DCC)" w:date="2024-03-13T15:20:00Z">
            <w:rPr/>
          </w:rPrChange>
        </w:rPr>
        <w:t xml:space="preserve"> </w:t>
      </w:r>
      <w:r w:rsidRPr="00961968">
        <w:rPr>
          <w:i/>
          <w:iCs/>
          <w:color w:val="747B70" w:themeColor="accent6" w:themeShade="BF"/>
          <w:rPrChange w:id="97" w:author="Feven, Lizzy (DCC)" w:date="2024-03-13T15:20:00Z">
            <w:rPr/>
          </w:rPrChange>
        </w:rPr>
        <w:t xml:space="preserve">each </w:t>
      </w:r>
      <w:r w:rsidR="00733485" w:rsidRPr="00961968">
        <w:rPr>
          <w:i/>
          <w:iCs/>
          <w:color w:val="747B70" w:themeColor="accent6" w:themeShade="BF"/>
          <w:rPrChange w:id="98" w:author="Feven, Lizzy (DCC)" w:date="2024-03-13T15:20:00Z">
            <w:rPr/>
          </w:rPrChange>
        </w:rPr>
        <w:t>system element</w:t>
      </w:r>
      <w:r w:rsidR="00645B62" w:rsidRPr="00961968">
        <w:rPr>
          <w:i/>
          <w:iCs/>
          <w:color w:val="747B70" w:themeColor="accent6" w:themeShade="BF"/>
          <w:rPrChange w:id="99" w:author="Feven, Lizzy (DCC)" w:date="2024-03-13T15:20:00Z">
            <w:rPr/>
          </w:rPrChange>
        </w:rPr>
        <w:t>,</w:t>
      </w:r>
      <w:r w:rsidR="00E801FA" w:rsidRPr="00961968">
        <w:rPr>
          <w:i/>
          <w:iCs/>
          <w:color w:val="747B70" w:themeColor="accent6" w:themeShade="BF"/>
          <w:rPrChange w:id="100" w:author="Feven, Lizzy (DCC)" w:date="2024-03-13T15:20:00Z">
            <w:rPr/>
          </w:rPrChange>
        </w:rPr>
        <w:t xml:space="preserve"> interfaces between s</w:t>
      </w:r>
      <w:r w:rsidR="00733485" w:rsidRPr="00961968">
        <w:rPr>
          <w:i/>
          <w:iCs/>
          <w:color w:val="747B70" w:themeColor="accent6" w:themeShade="BF"/>
          <w:rPrChange w:id="101" w:author="Feven, Lizzy (DCC)" w:date="2024-03-13T15:20:00Z">
            <w:rPr/>
          </w:rPrChange>
        </w:rPr>
        <w:t>ystem elements</w:t>
      </w:r>
      <w:r w:rsidR="00645B62" w:rsidRPr="00961968">
        <w:rPr>
          <w:i/>
          <w:iCs/>
          <w:color w:val="747B70" w:themeColor="accent6" w:themeShade="BF"/>
          <w:rPrChange w:id="102" w:author="Feven, Lizzy (DCC)" w:date="2024-03-13T15:20:00Z">
            <w:rPr/>
          </w:rPrChange>
        </w:rPr>
        <w:t>, and interfaces with external systems.</w:t>
      </w:r>
    </w:p>
    <w:p w14:paraId="7621EAAF" w14:textId="73BD238B" w:rsidR="00856156" w:rsidRPr="00961968" w:rsidRDefault="00D20742" w:rsidP="007A5714">
      <w:pPr>
        <w:rPr>
          <w:i/>
          <w:iCs/>
          <w:color w:val="747B70" w:themeColor="accent6" w:themeShade="BF"/>
          <w:rPrChange w:id="103" w:author="Feven, Lizzy (DCC)" w:date="2024-03-13T15:20:00Z">
            <w:rPr/>
          </w:rPrChange>
        </w:rPr>
      </w:pPr>
      <w:r w:rsidRPr="00961968">
        <w:rPr>
          <w:i/>
          <w:iCs/>
          <w:color w:val="747B70" w:themeColor="accent6" w:themeShade="BF"/>
          <w:rPrChange w:id="104" w:author="Feven, Lizzy (DCC)" w:date="2024-03-13T15:20:00Z">
            <w:rPr/>
          </w:rPrChange>
        </w:rPr>
        <w:t>Each system</w:t>
      </w:r>
      <w:r w:rsidR="00645B62" w:rsidRPr="00961968">
        <w:rPr>
          <w:i/>
          <w:iCs/>
          <w:color w:val="747B70" w:themeColor="accent6" w:themeShade="BF"/>
          <w:rPrChange w:id="105" w:author="Feven, Lizzy (DCC)" w:date="2024-03-13T15:20:00Z">
            <w:rPr/>
          </w:rPrChange>
        </w:rPr>
        <w:t xml:space="preserve"> element</w:t>
      </w:r>
      <w:r w:rsidRPr="00961968">
        <w:rPr>
          <w:i/>
          <w:iCs/>
          <w:color w:val="747B70" w:themeColor="accent6" w:themeShade="BF"/>
          <w:rPrChange w:id="106" w:author="Feven, Lizzy (DCC)" w:date="2024-03-13T15:20:00Z">
            <w:rPr/>
          </w:rPrChange>
        </w:rPr>
        <w:t xml:space="preserve"> shall detail the following</w:t>
      </w:r>
      <w:r w:rsidR="00A50A5D" w:rsidRPr="00961968">
        <w:rPr>
          <w:i/>
          <w:iCs/>
          <w:color w:val="747B70" w:themeColor="accent6" w:themeShade="BF"/>
          <w:rPrChange w:id="107" w:author="Feven, Lizzy (DCC)" w:date="2024-03-13T15:20:00Z">
            <w:rPr/>
          </w:rPrChange>
        </w:rPr>
        <w:t>:</w:t>
      </w:r>
    </w:p>
    <w:p w14:paraId="002CFCB4" w14:textId="76143DEF" w:rsidR="00A74163" w:rsidRPr="00961968" w:rsidRDefault="00A74163" w:rsidP="00091C2F">
      <w:pPr>
        <w:pStyle w:val="BodyTextNormal"/>
        <w:numPr>
          <w:ilvl w:val="0"/>
          <w:numId w:val="19"/>
        </w:numPr>
        <w:rPr>
          <w:i/>
          <w:iCs/>
          <w:color w:val="747B70" w:themeColor="accent6" w:themeShade="BF"/>
          <w:rPrChange w:id="108" w:author="Feven, Lizzy (DCC)" w:date="2024-03-13T15:20:00Z">
            <w:rPr/>
          </w:rPrChange>
        </w:rPr>
      </w:pPr>
      <w:r w:rsidRPr="00961968">
        <w:rPr>
          <w:i/>
          <w:iCs/>
          <w:color w:val="747B70" w:themeColor="accent6" w:themeShade="BF"/>
          <w:rPrChange w:id="109" w:author="Feven, Lizzy (DCC)" w:date="2024-03-13T15:20:00Z">
            <w:rPr/>
          </w:rPrChange>
        </w:rPr>
        <w:lastRenderedPageBreak/>
        <w:t>Physical implementation</w:t>
      </w:r>
      <w:r w:rsidR="001A2476" w:rsidRPr="00961968">
        <w:rPr>
          <w:i/>
          <w:iCs/>
          <w:color w:val="747B70" w:themeColor="accent6" w:themeShade="BF"/>
          <w:rPrChange w:id="110" w:author="Feven, Lizzy (DCC)" w:date="2024-03-13T15:20:00Z">
            <w:rPr/>
          </w:rPrChange>
        </w:rPr>
        <w:t xml:space="preserve"> (including geographic locations)</w:t>
      </w:r>
    </w:p>
    <w:p w14:paraId="238535F9" w14:textId="517D523A" w:rsidR="00A74163" w:rsidRPr="00961968" w:rsidRDefault="00A74163" w:rsidP="00091C2F">
      <w:pPr>
        <w:pStyle w:val="BodyTextNormal"/>
        <w:numPr>
          <w:ilvl w:val="0"/>
          <w:numId w:val="19"/>
        </w:numPr>
        <w:rPr>
          <w:i/>
          <w:iCs/>
          <w:color w:val="747B70" w:themeColor="accent6" w:themeShade="BF"/>
          <w:rPrChange w:id="111" w:author="Feven, Lizzy (DCC)" w:date="2024-03-13T15:20:00Z">
            <w:rPr/>
          </w:rPrChange>
        </w:rPr>
      </w:pPr>
      <w:r w:rsidRPr="00961968">
        <w:rPr>
          <w:i/>
          <w:iCs/>
          <w:color w:val="747B70" w:themeColor="accent6" w:themeShade="BF"/>
          <w:rPrChange w:id="112" w:author="Feven, Lizzy (DCC)" w:date="2024-03-13T15:20:00Z">
            <w:rPr/>
          </w:rPrChange>
        </w:rPr>
        <w:t>Application software</w:t>
      </w:r>
      <w:r w:rsidR="001A2476" w:rsidRPr="00961968">
        <w:rPr>
          <w:i/>
          <w:iCs/>
          <w:color w:val="747B70" w:themeColor="accent6" w:themeShade="BF"/>
          <w:rPrChange w:id="113" w:author="Feven, Lizzy (DCC)" w:date="2024-03-13T15:20:00Z">
            <w:rPr/>
          </w:rPrChange>
        </w:rPr>
        <w:t xml:space="preserve"> (</w:t>
      </w:r>
      <w:r w:rsidR="00D20742" w:rsidRPr="00961968">
        <w:rPr>
          <w:i/>
          <w:iCs/>
          <w:color w:val="747B70" w:themeColor="accent6" w:themeShade="BF"/>
          <w:rPrChange w:id="114" w:author="Feven, Lizzy (DCC)" w:date="2024-03-13T15:20:00Z">
            <w:rPr/>
          </w:rPrChange>
        </w:rPr>
        <w:t xml:space="preserve">Major </w:t>
      </w:r>
      <w:r w:rsidR="001A2476" w:rsidRPr="00961968">
        <w:rPr>
          <w:i/>
          <w:iCs/>
          <w:color w:val="747B70" w:themeColor="accent6" w:themeShade="BF"/>
          <w:rPrChange w:id="115" w:author="Feven, Lizzy (DCC)" w:date="2024-03-13T15:20:00Z">
            <w:rPr/>
          </w:rPrChange>
        </w:rPr>
        <w:t>versio</w:t>
      </w:r>
      <w:r w:rsidR="00D20742" w:rsidRPr="00961968">
        <w:rPr>
          <w:i/>
          <w:iCs/>
          <w:color w:val="747B70" w:themeColor="accent6" w:themeShade="BF"/>
          <w:rPrChange w:id="116" w:author="Feven, Lizzy (DCC)" w:date="2024-03-13T15:20:00Z">
            <w:rPr/>
          </w:rPrChange>
        </w:rPr>
        <w:t>n</w:t>
      </w:r>
      <w:r w:rsidR="001A2476" w:rsidRPr="00961968">
        <w:rPr>
          <w:i/>
          <w:iCs/>
          <w:color w:val="747B70" w:themeColor="accent6" w:themeShade="BF"/>
          <w:rPrChange w:id="117" w:author="Feven, Lizzy (DCC)" w:date="2024-03-13T15:20:00Z">
            <w:rPr/>
          </w:rPrChange>
        </w:rPr>
        <w:t>)</w:t>
      </w:r>
    </w:p>
    <w:p w14:paraId="756107D0" w14:textId="636EBCDB" w:rsidR="00A74163" w:rsidRPr="00961968" w:rsidRDefault="00A74163" w:rsidP="00091C2F">
      <w:pPr>
        <w:pStyle w:val="BodyTextNormal"/>
        <w:numPr>
          <w:ilvl w:val="0"/>
          <w:numId w:val="19"/>
        </w:numPr>
        <w:rPr>
          <w:i/>
          <w:iCs/>
          <w:color w:val="747B70" w:themeColor="accent6" w:themeShade="BF"/>
          <w:rPrChange w:id="118" w:author="Feven, Lizzy (DCC)" w:date="2024-03-13T15:20:00Z">
            <w:rPr/>
          </w:rPrChange>
        </w:rPr>
      </w:pPr>
      <w:r w:rsidRPr="00961968">
        <w:rPr>
          <w:i/>
          <w:iCs/>
          <w:color w:val="747B70" w:themeColor="accent6" w:themeShade="BF"/>
          <w:rPrChange w:id="119" w:author="Feven, Lizzy (DCC)" w:date="2024-03-13T15:20:00Z">
            <w:rPr/>
          </w:rPrChange>
        </w:rPr>
        <w:t>Configuration/customisation</w:t>
      </w:r>
      <w:r w:rsidR="0042763B" w:rsidRPr="00961968">
        <w:rPr>
          <w:i/>
          <w:iCs/>
          <w:color w:val="747B70" w:themeColor="accent6" w:themeShade="BF"/>
          <w:rPrChange w:id="120" w:author="Feven, Lizzy (DCC)" w:date="2024-03-13T15:20:00Z">
            <w:rPr/>
          </w:rPrChange>
        </w:rPr>
        <w:t xml:space="preserve"> details</w:t>
      </w:r>
    </w:p>
    <w:p w14:paraId="74C4E127" w14:textId="77777777" w:rsidR="009E46C8" w:rsidRPr="00961968" w:rsidRDefault="009E46C8" w:rsidP="009E46C8">
      <w:pPr>
        <w:pStyle w:val="BodyTextNormal"/>
        <w:numPr>
          <w:ilvl w:val="0"/>
          <w:numId w:val="19"/>
        </w:numPr>
        <w:rPr>
          <w:ins w:id="121" w:author="Feven, Lizzy (DCC)" w:date="2024-03-13T15:12:00Z"/>
          <w:i/>
          <w:iCs/>
          <w:color w:val="747B70" w:themeColor="accent6" w:themeShade="BF"/>
          <w:rPrChange w:id="122" w:author="Feven, Lizzy (DCC)" w:date="2024-03-13T15:20:00Z">
            <w:rPr>
              <w:ins w:id="123" w:author="Feven, Lizzy (DCC)" w:date="2024-03-13T15:12:00Z"/>
              <w:i/>
              <w:iCs/>
            </w:rPr>
          </w:rPrChange>
        </w:rPr>
      </w:pPr>
      <w:r w:rsidRPr="00961968">
        <w:rPr>
          <w:i/>
          <w:iCs/>
          <w:color w:val="747B70" w:themeColor="accent6" w:themeShade="BF"/>
          <w:rPrChange w:id="124" w:author="Feven, Lizzy (DCC)" w:date="2024-03-13T15:20:00Z">
            <w:rPr/>
          </w:rPrChange>
        </w:rPr>
        <w:t>Status of each system element shall have the object element status set to (new, current, changing, or deprecated)</w:t>
      </w:r>
    </w:p>
    <w:p w14:paraId="7BD48317" w14:textId="77777777" w:rsidR="006B216E" w:rsidRDefault="006B216E">
      <w:pPr>
        <w:pStyle w:val="paragraph"/>
        <w:spacing w:before="0" w:beforeAutospacing="0" w:after="0" w:afterAutospacing="0"/>
        <w:ind w:left="360"/>
        <w:textAlignment w:val="baseline"/>
        <w:rPr>
          <w:ins w:id="125" w:author="Feven, Lizzy (DCC)" w:date="2024-03-13T15:12:00Z"/>
          <w:rFonts w:ascii="Segoe UI" w:hAnsi="Segoe UI" w:cs="Segoe UI"/>
          <w:sz w:val="18"/>
          <w:szCs w:val="18"/>
        </w:rPr>
        <w:pPrChange w:id="126" w:author="Feven, Lizzy (DCC)" w:date="2024-03-13T15:12:00Z">
          <w:pPr>
            <w:pStyle w:val="paragraph"/>
            <w:numPr>
              <w:numId w:val="19"/>
            </w:numPr>
            <w:spacing w:before="0" w:beforeAutospacing="0" w:after="0" w:afterAutospacing="0"/>
            <w:ind w:left="720" w:hanging="360"/>
            <w:textAlignment w:val="baseline"/>
          </w:pPr>
        </w:pPrChange>
      </w:pPr>
      <w:ins w:id="127" w:author="Feven, Lizzy (DCC)" w:date="2024-03-13T15:12:00Z">
        <w:r w:rsidRPr="5AF89939">
          <w:rPr>
            <w:rStyle w:val="normaltextrun"/>
            <w:rFonts w:ascii="Arial" w:hAnsi="Arial" w:cs="Arial"/>
            <w:sz w:val="22"/>
            <w:szCs w:val="22"/>
          </w:rPr>
          <w:t>The FSM program will disaggregate DSMS from the DSP solution and replace BMC Remedy with a new service management solution. The most likely candidate for the new service management solution is ServiceNow, however this can only be confirmed after the relevant governance parties have confirmed and competitive procurement has been initiated.</w:t>
        </w:r>
        <w:r w:rsidRPr="5AF89939">
          <w:rPr>
            <w:rStyle w:val="eop"/>
            <w:rFonts w:ascii="Arial" w:hAnsi="Arial" w:cs="Arial"/>
          </w:rPr>
          <w:t> </w:t>
        </w:r>
      </w:ins>
    </w:p>
    <w:p w14:paraId="30DA558D" w14:textId="77777777" w:rsidR="004B0D0D" w:rsidRDefault="004B0D0D" w:rsidP="004B0D0D">
      <w:pPr>
        <w:pStyle w:val="paragraph"/>
        <w:spacing w:before="0" w:beforeAutospacing="0" w:after="0" w:afterAutospacing="0"/>
        <w:ind w:left="360"/>
        <w:textAlignment w:val="baseline"/>
        <w:rPr>
          <w:ins w:id="128" w:author="Feven, Lizzy (DCC)" w:date="2024-03-13T15:12:00Z"/>
          <w:rStyle w:val="normaltextrun"/>
          <w:rFonts w:ascii="Arial" w:hAnsi="Arial" w:cs="Arial"/>
          <w:sz w:val="22"/>
        </w:rPr>
      </w:pPr>
    </w:p>
    <w:p w14:paraId="22B5F5EE" w14:textId="50BEFA62" w:rsidR="006B216E" w:rsidRDefault="00705202">
      <w:pPr>
        <w:pStyle w:val="paragraph"/>
        <w:spacing w:before="0" w:beforeAutospacing="0" w:after="0" w:afterAutospacing="0"/>
        <w:ind w:left="360"/>
        <w:textAlignment w:val="baseline"/>
        <w:rPr>
          <w:ins w:id="129" w:author="Feven, Lizzy (DCC)" w:date="2024-03-13T15:12:00Z"/>
          <w:rFonts w:ascii="Segoe UI" w:hAnsi="Segoe UI" w:cs="Segoe UI"/>
          <w:sz w:val="18"/>
          <w:szCs w:val="18"/>
        </w:rPr>
        <w:pPrChange w:id="130" w:author="Feven, Lizzy (DCC)" w:date="2024-03-13T15:12:00Z">
          <w:pPr>
            <w:pStyle w:val="paragraph"/>
            <w:numPr>
              <w:numId w:val="19"/>
            </w:numPr>
            <w:spacing w:before="0" w:beforeAutospacing="0" w:after="0" w:afterAutospacing="0"/>
            <w:ind w:left="720" w:hanging="360"/>
            <w:textAlignment w:val="baseline"/>
          </w:pPr>
        </w:pPrChange>
      </w:pPr>
      <w:ins w:id="131" w:author="Patel, Brijesh (DCC)" w:date="2024-05-20T13:14:00Z">
        <w:r w:rsidRPr="00705202">
          <w:rPr>
            <w:rStyle w:val="normaltextrun"/>
            <w:rFonts w:ascii="Arial" w:hAnsi="Arial" w:cs="Arial"/>
            <w:sz w:val="22"/>
            <w:szCs w:val="22"/>
          </w:rPr>
          <w:fldChar w:fldCharType="begin"/>
        </w:r>
        <w:r w:rsidRPr="00705202">
          <w:rPr>
            <w:rStyle w:val="normaltextrun"/>
            <w:rFonts w:ascii="Arial" w:hAnsi="Arial" w:cs="Arial"/>
            <w:sz w:val="22"/>
            <w:szCs w:val="22"/>
          </w:rPr>
          <w:instrText xml:space="preserve"> REF _Ref167103278 \h </w:instrText>
        </w:r>
      </w:ins>
      <w:r w:rsidRPr="00705202">
        <w:rPr>
          <w:rStyle w:val="normaltextrun"/>
          <w:rFonts w:ascii="Arial" w:hAnsi="Arial" w:cs="Arial"/>
          <w:sz w:val="22"/>
          <w:szCs w:val="22"/>
          <w:rPrChange w:id="132" w:author="Patel, Brijesh (DCC)" w:date="2024-05-20T13:14:00Z">
            <w:rPr>
              <w:rStyle w:val="normaltextrun"/>
              <w:rFonts w:asciiTheme="majorHAnsi" w:hAnsiTheme="majorHAnsi" w:cstheme="majorHAnsi"/>
              <w:sz w:val="22"/>
              <w:szCs w:val="22"/>
            </w:rPr>
          </w:rPrChange>
        </w:rPr>
        <w:instrText xml:space="preserve"> \* MERGEFORMAT </w:instrText>
      </w:r>
      <w:r w:rsidRPr="00705202">
        <w:rPr>
          <w:rStyle w:val="normaltextrun"/>
          <w:rFonts w:ascii="Arial" w:hAnsi="Arial" w:cs="Arial"/>
          <w:sz w:val="22"/>
          <w:szCs w:val="22"/>
        </w:rPr>
      </w:r>
      <w:r w:rsidRPr="00705202">
        <w:rPr>
          <w:rStyle w:val="normaltextrun"/>
          <w:rFonts w:ascii="Arial" w:hAnsi="Arial" w:cs="Arial"/>
          <w:sz w:val="22"/>
          <w:szCs w:val="22"/>
        </w:rPr>
        <w:fldChar w:fldCharType="separate"/>
      </w:r>
      <w:ins w:id="133" w:author="Patel, Brijesh (DCC)" w:date="2024-05-20T13:14:00Z">
        <w:r w:rsidRPr="00705202">
          <w:rPr>
            <w:rStyle w:val="normaltextrun"/>
            <w:rFonts w:ascii="Arial" w:hAnsi="Arial" w:cs="Arial"/>
            <w:sz w:val="22"/>
            <w:szCs w:val="22"/>
            <w:rPrChange w:id="134" w:author="Patel, Brijesh (DCC)" w:date="2024-05-20T13:14:00Z">
              <w:rPr/>
            </w:rPrChange>
          </w:rPr>
          <w:t xml:space="preserve">Figure </w:t>
        </w:r>
        <w:r w:rsidRPr="00705202">
          <w:rPr>
            <w:rStyle w:val="normaltextrun"/>
            <w:rFonts w:ascii="Arial" w:hAnsi="Arial" w:cs="Arial"/>
            <w:sz w:val="22"/>
            <w:szCs w:val="22"/>
            <w:rPrChange w:id="135" w:author="Patel, Brijesh (DCC)" w:date="2024-05-20T13:14:00Z">
              <w:rPr>
                <w:noProof/>
              </w:rPr>
            </w:rPrChange>
          </w:rPr>
          <w:t>1</w:t>
        </w:r>
        <w:r w:rsidRPr="00705202">
          <w:rPr>
            <w:rStyle w:val="normaltextrun"/>
            <w:rFonts w:ascii="Arial" w:hAnsi="Arial" w:cs="Arial"/>
            <w:sz w:val="22"/>
            <w:szCs w:val="22"/>
          </w:rPr>
          <w:fldChar w:fldCharType="end"/>
        </w:r>
        <w:r w:rsidRPr="00705202">
          <w:rPr>
            <w:rStyle w:val="normaltextrun"/>
            <w:rFonts w:ascii="Arial" w:hAnsi="Arial" w:cs="Arial"/>
            <w:sz w:val="22"/>
            <w:szCs w:val="22"/>
          </w:rPr>
          <w:t xml:space="preserve"> </w:t>
        </w:r>
      </w:ins>
      <w:ins w:id="136" w:author="Feven, Lizzy (DCC)" w:date="2024-03-13T15:12:00Z">
        <w:del w:id="137" w:author="Patel, Brijesh (DCC)" w:date="2024-05-20T13:14:00Z">
          <w:r w:rsidR="00F46AAA" w:rsidRPr="00705202" w:rsidDel="00705202">
            <w:rPr>
              <w:rStyle w:val="normaltextrun"/>
              <w:rFonts w:ascii="Arial" w:hAnsi="Arial" w:cs="Arial"/>
              <w:sz w:val="22"/>
              <w:szCs w:val="22"/>
            </w:rPr>
            <w:delText xml:space="preserve">Figure 1 </w:delText>
          </w:r>
        </w:del>
        <w:r w:rsidR="00F46AAA" w:rsidRPr="00705202">
          <w:rPr>
            <w:rStyle w:val="normaltextrun"/>
            <w:rFonts w:ascii="Arial" w:hAnsi="Arial" w:cs="Arial"/>
            <w:sz w:val="22"/>
            <w:szCs w:val="22"/>
          </w:rPr>
          <w:t>below</w:t>
        </w:r>
        <w:r w:rsidR="006B216E" w:rsidRPr="00705202">
          <w:rPr>
            <w:rStyle w:val="normaltextrun"/>
            <w:rFonts w:ascii="Arial" w:hAnsi="Arial" w:cs="Arial"/>
            <w:sz w:val="22"/>
            <w:szCs w:val="22"/>
          </w:rPr>
          <w:t xml:space="preserve"> depicts the to-be architecture of the proposed solution. It depicts the highest level of abstraction</w:t>
        </w:r>
      </w:ins>
      <w:ins w:id="138" w:author="Feven, Lizzy (DCC)" w:date="2024-03-13T15:13:00Z">
        <w:r w:rsidR="00215C0F" w:rsidRPr="5AF89939">
          <w:rPr>
            <w:rStyle w:val="normaltextrun"/>
            <w:rFonts w:ascii="Arial" w:hAnsi="Arial" w:cs="Arial"/>
            <w:sz w:val="22"/>
            <w:szCs w:val="22"/>
          </w:rPr>
          <w:t xml:space="preserve"> and is the DCC CTO </w:t>
        </w:r>
        <w:r w:rsidR="004663BB" w:rsidRPr="5AF89939">
          <w:rPr>
            <w:rStyle w:val="normaltextrun"/>
            <w:rFonts w:ascii="Arial" w:hAnsi="Arial" w:cs="Arial"/>
            <w:sz w:val="22"/>
            <w:szCs w:val="22"/>
          </w:rPr>
          <w:t>view at the time of Phase 2 CFDA</w:t>
        </w:r>
      </w:ins>
      <w:ins w:id="139" w:author="Feven, Lizzy (DCC)" w:date="2024-03-13T15:14:00Z">
        <w:r w:rsidR="004663BB" w:rsidRPr="5AF89939">
          <w:rPr>
            <w:rStyle w:val="normaltextrun"/>
            <w:rFonts w:ascii="Arial" w:hAnsi="Arial" w:cs="Arial"/>
            <w:sz w:val="22"/>
            <w:szCs w:val="22"/>
          </w:rPr>
          <w:t xml:space="preserve"> (</w:t>
        </w:r>
      </w:ins>
      <w:ins w:id="140" w:author="Feven, Lizzy (DCC)" w:date="2024-05-09T12:43:00Z">
        <w:r w:rsidR="00DB4FF2" w:rsidRPr="5AF89939">
          <w:rPr>
            <w:rStyle w:val="normaltextrun"/>
            <w:rFonts w:ascii="Arial" w:hAnsi="Arial" w:cs="Arial"/>
            <w:sz w:val="22"/>
            <w:szCs w:val="22"/>
          </w:rPr>
          <w:t>28/05</w:t>
        </w:r>
      </w:ins>
      <w:ins w:id="141" w:author="Feven, Lizzy (DCC)" w:date="2024-03-13T15:14:00Z">
        <w:r w:rsidR="004663BB" w:rsidRPr="5AF89939">
          <w:rPr>
            <w:rStyle w:val="normaltextrun"/>
            <w:rFonts w:ascii="Arial" w:hAnsi="Arial" w:cs="Arial"/>
            <w:sz w:val="22"/>
            <w:szCs w:val="22"/>
          </w:rPr>
          <w:t>/2024)</w:t>
        </w:r>
      </w:ins>
      <w:ins w:id="142" w:author="Feven, Lizzy (DCC)" w:date="2024-03-13T15:12:00Z">
        <w:r w:rsidR="006B216E" w:rsidRPr="5AF89939">
          <w:rPr>
            <w:rStyle w:val="normaltextrun"/>
            <w:rFonts w:ascii="Arial" w:hAnsi="Arial" w:cs="Arial"/>
            <w:sz w:val="22"/>
            <w:szCs w:val="22"/>
          </w:rPr>
          <w:t>.</w:t>
        </w:r>
      </w:ins>
      <w:ins w:id="143" w:author="Feven, Lizzy (DCC)" w:date="2024-03-13T15:13:00Z">
        <w:r w:rsidR="004663BB" w:rsidRPr="5AF89939">
          <w:rPr>
            <w:rStyle w:val="normaltextrun"/>
            <w:rFonts w:ascii="Arial" w:hAnsi="Arial" w:cs="Arial"/>
            <w:sz w:val="22"/>
            <w:szCs w:val="22"/>
          </w:rPr>
          <w:t xml:space="preserve">  More detail wi</w:t>
        </w:r>
      </w:ins>
      <w:ins w:id="144" w:author="Feven, Lizzy (DCC)" w:date="2024-03-13T15:14:00Z">
        <w:r w:rsidR="004663BB" w:rsidRPr="5AF89939">
          <w:rPr>
            <w:rStyle w:val="normaltextrun"/>
            <w:rFonts w:ascii="Arial" w:hAnsi="Arial" w:cs="Arial"/>
            <w:sz w:val="22"/>
            <w:szCs w:val="22"/>
          </w:rPr>
          <w:t>ll be added to this section as the programme progresses through the following phases.</w:t>
        </w:r>
      </w:ins>
      <w:ins w:id="145" w:author="Feven, Lizzy (DCC)" w:date="2024-03-13T15:12:00Z">
        <w:r w:rsidR="006B216E" w:rsidRPr="5AF89939">
          <w:rPr>
            <w:rStyle w:val="eop"/>
            <w:rFonts w:ascii="Arial" w:hAnsi="Arial" w:cs="Arial"/>
          </w:rPr>
          <w:t> </w:t>
        </w:r>
      </w:ins>
    </w:p>
    <w:p w14:paraId="765ED80B" w14:textId="77777777" w:rsidR="00705202" w:rsidRDefault="00705202">
      <w:pPr>
        <w:pStyle w:val="BodyTextNormal"/>
        <w:keepNext/>
        <w:rPr>
          <w:ins w:id="146" w:author="Patel, Brijesh (DCC)" w:date="2024-05-20T13:13:00Z"/>
        </w:rPr>
        <w:pPrChange w:id="147" w:author="Patel, Brijesh (DCC)" w:date="2024-05-20T13:13:00Z">
          <w:pPr>
            <w:pStyle w:val="BodyTextNormal"/>
          </w:pPr>
        </w:pPrChange>
      </w:pPr>
      <w:ins w:id="148" w:author="Patel, Brijesh (DCC)" w:date="2024-05-20T13:13:00Z">
        <w:r w:rsidRPr="00705202">
          <w:rPr>
            <w:noProof/>
          </w:rPr>
          <w:drawing>
            <wp:inline distT="0" distB="0" distL="0" distR="0" wp14:anchorId="09438D76" wp14:editId="369DB554">
              <wp:extent cx="6120765" cy="4067175"/>
              <wp:effectExtent l="0" t="0" r="0" b="9525"/>
              <wp:docPr id="45264592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45926" name="Picture 1" descr="A screenshot of a computer"/>
                      <pic:cNvPicPr/>
                    </pic:nvPicPr>
                    <pic:blipFill>
                      <a:blip r:embed="rId22"/>
                      <a:stretch>
                        <a:fillRect/>
                      </a:stretch>
                    </pic:blipFill>
                    <pic:spPr>
                      <a:xfrm>
                        <a:off x="0" y="0"/>
                        <a:ext cx="6120765" cy="4067175"/>
                      </a:xfrm>
                      <a:prstGeom prst="rect">
                        <a:avLst/>
                      </a:prstGeom>
                    </pic:spPr>
                  </pic:pic>
                </a:graphicData>
              </a:graphic>
            </wp:inline>
          </w:drawing>
        </w:r>
      </w:ins>
    </w:p>
    <w:p w14:paraId="42B8317C" w14:textId="13824D2B" w:rsidR="006B216E" w:rsidRPr="006B216E" w:rsidRDefault="00705202">
      <w:pPr>
        <w:pStyle w:val="Caption"/>
        <w:rPr>
          <w:ins w:id="149" w:author="Feven, Lizzy (DCC)" w:date="2024-03-13T15:07:00Z"/>
          <w:rPrChange w:id="150" w:author="Feven, Lizzy (DCC)" w:date="2024-03-13T15:12:00Z">
            <w:rPr>
              <w:ins w:id="151" w:author="Feven, Lizzy (DCC)" w:date="2024-03-13T15:07:00Z"/>
              <w:i/>
              <w:iCs/>
            </w:rPr>
          </w:rPrChange>
        </w:rPr>
        <w:pPrChange w:id="152" w:author="Patel, Brijesh (DCC)" w:date="2024-05-20T13:14:00Z">
          <w:pPr>
            <w:pStyle w:val="BodyTextNormal"/>
            <w:numPr>
              <w:numId w:val="19"/>
            </w:numPr>
            <w:ind w:left="720" w:hanging="360"/>
          </w:pPr>
        </w:pPrChange>
      </w:pPr>
      <w:bookmarkStart w:id="153" w:name="_Ref167103278"/>
      <w:bookmarkStart w:id="154" w:name="_Ref167103273"/>
      <w:ins w:id="155" w:author="Patel, Brijesh (DCC)" w:date="2024-05-20T13:13:00Z">
        <w:r>
          <w:t xml:space="preserve">Figure </w:t>
        </w:r>
        <w:r>
          <w:fldChar w:fldCharType="begin"/>
        </w:r>
        <w:r>
          <w:instrText xml:space="preserve"> SEQ Figure \* ARABIC </w:instrText>
        </w:r>
      </w:ins>
      <w:r>
        <w:fldChar w:fldCharType="separate"/>
      </w:r>
      <w:ins w:id="156" w:author="Patel, Brijesh (DCC)" w:date="2024-05-20T13:13:00Z">
        <w:r>
          <w:rPr>
            <w:noProof/>
          </w:rPr>
          <w:t>1</w:t>
        </w:r>
        <w:r>
          <w:fldChar w:fldCharType="end"/>
        </w:r>
        <w:bookmarkEnd w:id="153"/>
        <w:r w:rsidRPr="005912FB">
          <w:t>: Proposed High Level Architecture</w:t>
        </w:r>
      </w:ins>
      <w:bookmarkEnd w:id="154"/>
    </w:p>
    <w:p w14:paraId="7E5597B9" w14:textId="1B9503F8" w:rsidR="00DF44DA" w:rsidDel="00705202" w:rsidRDefault="004D746A">
      <w:pPr>
        <w:pStyle w:val="Caption"/>
        <w:rPr>
          <w:ins w:id="157" w:author="Feven, Lizzy (DCC)" w:date="2024-03-13T15:08:00Z"/>
          <w:del w:id="158" w:author="Patel, Brijesh (DCC)" w:date="2024-05-20T13:13:00Z"/>
        </w:rPr>
        <w:pPrChange w:id="159" w:author="Patel, Brijesh (DCC)" w:date="2024-05-20T13:13:00Z">
          <w:pPr>
            <w:pStyle w:val="BodyTextNormal"/>
          </w:pPr>
        </w:pPrChange>
      </w:pPr>
      <w:commentRangeStart w:id="160"/>
      <w:ins w:id="161" w:author="Feven, Lizzy (DCC)" w:date="2024-03-13T15:08:00Z">
        <w:del w:id="162" w:author="Patel, Brijesh (DCC)" w:date="2024-05-20T13:13:00Z">
          <w:r w:rsidRPr="004D746A" w:rsidDel="00705202">
            <w:rPr>
              <w:b w:val="0"/>
              <w:bCs w:val="0"/>
              <w:noProof/>
            </w:rPr>
            <w:drawing>
              <wp:inline distT="0" distB="0" distL="0" distR="0" wp14:anchorId="3EC610E5" wp14:editId="7D21AE9B">
                <wp:extent cx="6120765" cy="3674110"/>
                <wp:effectExtent l="0" t="0" r="0" b="2540"/>
                <wp:docPr id="301662904"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62904" name="Picture 1" descr="A computer screen shot of a diagram&#10;&#10;Description automatically generated"/>
                        <pic:cNvPicPr/>
                      </pic:nvPicPr>
                      <pic:blipFill>
                        <a:blip r:embed="rId23"/>
                        <a:stretch>
                          <a:fillRect/>
                        </a:stretch>
                      </pic:blipFill>
                      <pic:spPr>
                        <a:xfrm>
                          <a:off x="0" y="0"/>
                          <a:ext cx="6120765" cy="3674110"/>
                        </a:xfrm>
                        <a:prstGeom prst="rect">
                          <a:avLst/>
                        </a:prstGeom>
                      </pic:spPr>
                    </pic:pic>
                  </a:graphicData>
                </a:graphic>
              </wp:inline>
            </w:drawing>
          </w:r>
        </w:del>
      </w:ins>
      <w:commentRangeEnd w:id="160"/>
      <w:del w:id="163" w:author="Patel, Brijesh (DCC)" w:date="2024-05-20T13:13:00Z">
        <w:r w:rsidR="00956609" w:rsidDel="00705202">
          <w:rPr>
            <w:rStyle w:val="CommentReference"/>
          </w:rPr>
          <w:commentReference w:id="160"/>
        </w:r>
      </w:del>
    </w:p>
    <w:p w14:paraId="1BB3815A" w14:textId="2C7D3A75" w:rsidR="004D746A" w:rsidRPr="00DF44DA" w:rsidDel="00705202" w:rsidRDefault="00EA48CC">
      <w:pPr>
        <w:pStyle w:val="Caption"/>
        <w:rPr>
          <w:del w:id="164" w:author="Patel, Brijesh (DCC)" w:date="2024-05-20T13:13:00Z"/>
        </w:rPr>
        <w:pPrChange w:id="165" w:author="Patel, Brijesh (DCC)" w:date="2024-05-20T13:13:00Z">
          <w:pPr>
            <w:pStyle w:val="BodyTextNormal"/>
            <w:numPr>
              <w:numId w:val="19"/>
            </w:numPr>
            <w:ind w:left="720" w:hanging="360"/>
          </w:pPr>
        </w:pPrChange>
      </w:pPr>
      <w:ins w:id="166" w:author="Feven, Lizzy (DCC)" w:date="2024-03-13T15:09:00Z">
        <w:del w:id="167" w:author="Patel, Brijesh (DCC)" w:date="2024-05-20T13:13:00Z">
          <w:r w:rsidDel="00705202">
            <w:delText xml:space="preserve">Figure </w:delText>
          </w:r>
          <w:r w:rsidDel="00705202">
            <w:rPr>
              <w:b w:val="0"/>
              <w:bCs w:val="0"/>
            </w:rPr>
            <w:fldChar w:fldCharType="begin"/>
          </w:r>
          <w:r w:rsidDel="00705202">
            <w:delInstrText xml:space="preserve"> SEQ Figure \* ARABIC </w:delInstrText>
          </w:r>
        </w:del>
      </w:ins>
      <w:del w:id="168" w:author="Patel, Brijesh (DCC)" w:date="2024-05-20T13:13:00Z">
        <w:r w:rsidDel="00705202">
          <w:rPr>
            <w:b w:val="0"/>
            <w:bCs w:val="0"/>
          </w:rPr>
          <w:fldChar w:fldCharType="separate"/>
        </w:r>
      </w:del>
      <w:ins w:id="169" w:author="Feven, Lizzy (DCC)" w:date="2024-03-13T15:09:00Z">
        <w:del w:id="170" w:author="Patel, Brijesh (DCC)" w:date="2024-05-20T13:13:00Z">
          <w:r w:rsidDel="00705202">
            <w:rPr>
              <w:noProof/>
            </w:rPr>
            <w:delText>1</w:delText>
          </w:r>
          <w:r w:rsidDel="00705202">
            <w:rPr>
              <w:b w:val="0"/>
              <w:bCs w:val="0"/>
            </w:rPr>
            <w:fldChar w:fldCharType="end"/>
          </w:r>
          <w:r w:rsidDel="00705202">
            <w:delText xml:space="preserve">: Proposed High Level Architecture </w:delText>
          </w:r>
        </w:del>
      </w:ins>
    </w:p>
    <w:p w14:paraId="7EA64920" w14:textId="4F97AC3D" w:rsidR="00497950" w:rsidRDefault="08F5D4F9" w:rsidP="00C00C4A">
      <w:pPr>
        <w:pStyle w:val="Heading2"/>
      </w:pPr>
      <w:bookmarkStart w:id="171" w:name="_Toc84404473"/>
      <w:commentRangeStart w:id="172"/>
      <w:commentRangeStart w:id="173"/>
      <w:r>
        <w:t>Interfaces</w:t>
      </w:r>
      <w:bookmarkEnd w:id="171"/>
      <w:commentRangeEnd w:id="172"/>
      <w:r w:rsidR="00497950">
        <w:rPr>
          <w:rStyle w:val="CommentReference"/>
        </w:rPr>
        <w:commentReference w:id="172"/>
      </w:r>
      <w:commentRangeEnd w:id="173"/>
      <w:r w:rsidR="00BF613E">
        <w:rPr>
          <w:rStyle w:val="CommentReference"/>
          <w:rFonts w:ascii="Arial" w:eastAsiaTheme="minorEastAsia" w:hAnsi="Arial" w:cs="Times New Roman"/>
          <w:b w:val="0"/>
          <w:bCs w:val="0"/>
          <w:iCs w:val="0"/>
          <w:color w:val="auto"/>
        </w:rPr>
        <w:commentReference w:id="173"/>
      </w:r>
    </w:p>
    <w:p w14:paraId="2B891482" w14:textId="45A4B239" w:rsidR="00CE46D0" w:rsidRPr="0047157A" w:rsidRDefault="00CE46D0" w:rsidP="00CE46D0">
      <w:pPr>
        <w:rPr>
          <w:i/>
          <w:iCs/>
          <w:color w:val="747B70" w:themeColor="accent6" w:themeShade="BF"/>
          <w:rPrChange w:id="176" w:author="Feven, Lizzy (DCC)" w:date="2024-03-13T15:24:00Z">
            <w:rPr/>
          </w:rPrChange>
        </w:rPr>
      </w:pPr>
      <w:r w:rsidRPr="0047157A">
        <w:rPr>
          <w:i/>
          <w:iCs/>
          <w:color w:val="747B70" w:themeColor="accent6" w:themeShade="BF"/>
          <w:rPrChange w:id="177" w:author="Feven, Lizzy (DCC)" w:date="2024-03-13T15:24:00Z">
            <w:rPr/>
          </w:rPrChange>
        </w:rPr>
        <w:t xml:space="preserve">Documentation shall include (directly or by hyperlink) interface design specifications for each system interface specified within Section </w:t>
      </w:r>
      <w:r w:rsidRPr="0047157A">
        <w:rPr>
          <w:i/>
          <w:iCs/>
          <w:color w:val="747B70" w:themeColor="accent6" w:themeShade="BF"/>
          <w:rPrChange w:id="178" w:author="Feven, Lizzy (DCC)" w:date="2024-03-13T15:24:00Z">
            <w:rPr/>
          </w:rPrChange>
        </w:rPr>
        <w:fldChar w:fldCharType="begin"/>
      </w:r>
      <w:r w:rsidRPr="0047157A">
        <w:rPr>
          <w:i/>
          <w:iCs/>
          <w:color w:val="747B70" w:themeColor="accent6" w:themeShade="BF"/>
          <w:rPrChange w:id="179" w:author="Feven, Lizzy (DCC)" w:date="2024-03-13T15:24:00Z">
            <w:rPr/>
          </w:rPrChange>
        </w:rPr>
        <w:instrText xml:space="preserve"> REF _Ref59537762 \w \h </w:instrText>
      </w:r>
      <w:r w:rsidR="0047157A">
        <w:rPr>
          <w:i/>
          <w:iCs/>
          <w:color w:val="747B70" w:themeColor="accent6" w:themeShade="BF"/>
        </w:rPr>
        <w:instrText xml:space="preserve"> \* MERGEFORMAT</w:instrText>
      </w:r>
      <w:r w:rsidR="0047157A" w:rsidRPr="00BF707A">
        <w:rPr>
          <w:i/>
          <w:color w:val="747B70" w:themeColor="accent6" w:themeShade="BF"/>
        </w:rPr>
        <w:instrText xml:space="preserve"> </w:instrText>
      </w:r>
      <w:r w:rsidRPr="009B4E88">
        <w:rPr>
          <w:i/>
          <w:iCs/>
          <w:color w:val="747B70" w:themeColor="accent6" w:themeShade="BF"/>
        </w:rPr>
      </w:r>
      <w:r w:rsidRPr="0047157A">
        <w:rPr>
          <w:i/>
          <w:iCs/>
          <w:color w:val="747B70" w:themeColor="accent6" w:themeShade="BF"/>
          <w:rPrChange w:id="180" w:author="Feven, Lizzy (DCC)" w:date="2024-03-13T15:24:00Z">
            <w:rPr/>
          </w:rPrChange>
        </w:rPr>
        <w:fldChar w:fldCharType="separate"/>
      </w:r>
      <w:r w:rsidRPr="0047157A">
        <w:rPr>
          <w:i/>
          <w:iCs/>
          <w:color w:val="747B70" w:themeColor="accent6" w:themeShade="BF"/>
          <w:rPrChange w:id="181" w:author="Feven, Lizzy (DCC)" w:date="2024-03-13T15:24:00Z">
            <w:rPr/>
          </w:rPrChange>
        </w:rPr>
        <w:t>2.5</w:t>
      </w:r>
      <w:r w:rsidRPr="0047157A">
        <w:rPr>
          <w:i/>
          <w:iCs/>
          <w:color w:val="747B70" w:themeColor="accent6" w:themeShade="BF"/>
          <w:rPrChange w:id="182" w:author="Feven, Lizzy (DCC)" w:date="2024-03-13T15:24:00Z">
            <w:rPr/>
          </w:rPrChange>
        </w:rPr>
        <w:fldChar w:fldCharType="end"/>
      </w:r>
      <w:r w:rsidRPr="0047157A">
        <w:rPr>
          <w:i/>
          <w:iCs/>
          <w:color w:val="747B70" w:themeColor="accent6" w:themeShade="BF"/>
          <w:rPrChange w:id="183" w:author="Feven, Lizzy (DCC)" w:date="2024-03-13T15:24:00Z">
            <w:rPr/>
          </w:rPrChange>
        </w:rPr>
        <w:t xml:space="preserve">. Each interface design specification document shall be </w:t>
      </w:r>
      <w:commentRangeStart w:id="184"/>
      <w:r w:rsidRPr="0047157A">
        <w:rPr>
          <w:i/>
          <w:iCs/>
          <w:color w:val="747B70" w:themeColor="accent6" w:themeShade="BF"/>
          <w:rPrChange w:id="185" w:author="Feven, Lizzy (DCC)" w:date="2024-03-13T15:24:00Z">
            <w:rPr/>
          </w:rPrChange>
        </w:rPr>
        <w:t xml:space="preserve">documented as specified in DCC’s ‘Interface Control Documentation’ standard or an alternative approved by DCC </w:t>
      </w:r>
      <w:r w:rsidR="00733485" w:rsidRPr="0047157A">
        <w:rPr>
          <w:i/>
          <w:iCs/>
          <w:color w:val="747B70" w:themeColor="accent6" w:themeShade="BF"/>
          <w:rPrChange w:id="186" w:author="Feven, Lizzy (DCC)" w:date="2024-03-13T15:24:00Z">
            <w:rPr/>
          </w:rPrChange>
        </w:rPr>
        <w:t>CFDA</w:t>
      </w:r>
      <w:r w:rsidRPr="0047157A">
        <w:rPr>
          <w:i/>
          <w:iCs/>
          <w:color w:val="747B70" w:themeColor="accent6" w:themeShade="BF"/>
          <w:rPrChange w:id="187" w:author="Feven, Lizzy (DCC)" w:date="2024-03-13T15:24:00Z">
            <w:rPr/>
          </w:rPrChange>
        </w:rPr>
        <w:t>.</w:t>
      </w:r>
      <w:commentRangeEnd w:id="184"/>
      <w:r w:rsidR="00511544">
        <w:rPr>
          <w:rStyle w:val="CommentReference"/>
        </w:rPr>
        <w:commentReference w:id="184"/>
      </w:r>
    </w:p>
    <w:p w14:paraId="01B08519" w14:textId="2C135FA2" w:rsidR="00497950" w:rsidRDefault="00497950" w:rsidP="00C00C4A">
      <w:pPr>
        <w:pStyle w:val="Heading2"/>
      </w:pPr>
      <w:bookmarkStart w:id="188" w:name="_Toc84404474"/>
      <w:r>
        <w:lastRenderedPageBreak/>
        <w:t xml:space="preserve">Data </w:t>
      </w:r>
      <w:commentRangeStart w:id="189"/>
      <w:commentRangeStart w:id="190"/>
      <w:commentRangeStart w:id="191"/>
      <w:r>
        <w:t>Model</w:t>
      </w:r>
      <w:bookmarkEnd w:id="188"/>
      <w:commentRangeEnd w:id="189"/>
      <w:r w:rsidR="00523760">
        <w:rPr>
          <w:rStyle w:val="CommentReference"/>
          <w:rFonts w:ascii="Arial" w:eastAsiaTheme="minorEastAsia" w:hAnsi="Arial" w:cs="Times New Roman"/>
          <w:b w:val="0"/>
          <w:bCs w:val="0"/>
          <w:iCs w:val="0"/>
          <w:color w:val="auto"/>
        </w:rPr>
        <w:commentReference w:id="189"/>
      </w:r>
      <w:commentRangeEnd w:id="190"/>
      <w:r w:rsidR="002034AF">
        <w:rPr>
          <w:rStyle w:val="CommentReference"/>
          <w:rFonts w:ascii="Arial" w:eastAsiaTheme="minorEastAsia" w:hAnsi="Arial" w:cs="Times New Roman"/>
          <w:b w:val="0"/>
          <w:bCs w:val="0"/>
          <w:iCs w:val="0"/>
          <w:color w:val="auto"/>
        </w:rPr>
        <w:commentReference w:id="190"/>
      </w:r>
      <w:commentRangeEnd w:id="191"/>
      <w:r w:rsidR="00511544">
        <w:rPr>
          <w:rStyle w:val="CommentReference"/>
          <w:rFonts w:ascii="Arial" w:eastAsiaTheme="minorEastAsia" w:hAnsi="Arial" w:cs="Times New Roman"/>
          <w:b w:val="0"/>
          <w:bCs w:val="0"/>
          <w:iCs w:val="0"/>
          <w:color w:val="auto"/>
        </w:rPr>
        <w:commentReference w:id="191"/>
      </w:r>
    </w:p>
    <w:p w14:paraId="435B7DEE" w14:textId="0EC73790" w:rsidR="00DF0E2A" w:rsidRDefault="00500739" w:rsidP="00DF0E2A">
      <w:pPr>
        <w:spacing w:before="0" w:after="0"/>
        <w:rPr>
          <w:rFonts w:ascii="Times New Roman" w:hAnsi="Times New Roman"/>
          <w:sz w:val="24"/>
          <w:lang w:eastAsia="en-GB"/>
        </w:rPr>
      </w:pPr>
      <w:r>
        <w:t>The Data Model</w:t>
      </w:r>
      <w:r w:rsidR="00A533BE">
        <w:t xml:space="preserve"> </w:t>
      </w:r>
      <w:r w:rsidR="00DF0E2A">
        <w:t xml:space="preserve">for the Future Service Management System </w:t>
      </w:r>
      <w:r w:rsidR="008D5472">
        <w:t xml:space="preserve">is described in the </w:t>
      </w:r>
      <w:r w:rsidR="002C3472">
        <w:t xml:space="preserve">following document: </w:t>
      </w:r>
      <w:hyperlink r:id="rId24" w:history="1">
        <w:r w:rsidR="00DF0E2A">
          <w:rPr>
            <w:rStyle w:val="Hyperlink"/>
          </w:rPr>
          <w:t>FSMS Programme Data Strategy DRAFT - v0.1.docx</w:t>
        </w:r>
      </w:hyperlink>
    </w:p>
    <w:p w14:paraId="6A3FFB0E" w14:textId="6A4904F7" w:rsidR="00500739" w:rsidRDefault="00F4120F" w:rsidP="008746BA">
      <w:r w:rsidRPr="0047157A">
        <w:rPr>
          <w:highlight w:val="yellow"/>
          <w:rPrChange w:id="193" w:author="Feven, Lizzy (DCC)" w:date="2024-03-13T15:24:00Z">
            <w:rPr/>
          </w:rPrChange>
        </w:rPr>
        <w:t>&lt;</w:t>
      </w:r>
      <w:r w:rsidR="00DF0E2A" w:rsidRPr="0047157A">
        <w:rPr>
          <w:highlight w:val="yellow"/>
          <w:rPrChange w:id="194" w:author="Feven, Lizzy (DCC)" w:date="2024-03-13T15:24:00Z">
            <w:rPr/>
          </w:rPrChange>
        </w:rPr>
        <w:t xml:space="preserve">&lt;Include </w:t>
      </w:r>
      <w:r w:rsidR="00B50349" w:rsidRPr="0047157A">
        <w:rPr>
          <w:highlight w:val="yellow"/>
          <w:rPrChange w:id="195" w:author="Feven, Lizzy (DCC)" w:date="2024-03-13T15:24:00Z">
            <w:rPr/>
          </w:rPrChange>
        </w:rPr>
        <w:t>extract from ER Model in Bizz Design</w:t>
      </w:r>
      <w:r w:rsidRPr="0047157A">
        <w:rPr>
          <w:highlight w:val="yellow"/>
          <w:rPrChange w:id="196" w:author="Feven, Lizzy (DCC)" w:date="2024-03-13T15:24:00Z">
            <w:rPr/>
          </w:rPrChange>
        </w:rPr>
        <w:t>&gt;&gt;</w:t>
      </w:r>
    </w:p>
    <w:p w14:paraId="767AB2B5" w14:textId="3225ABE3" w:rsidR="00A74163" w:rsidRPr="00BC07CD" w:rsidRDefault="00A74163" w:rsidP="008746BA">
      <w:pPr>
        <w:rPr>
          <w:i/>
          <w:iCs/>
          <w:color w:val="747B70" w:themeColor="accent6" w:themeShade="BF"/>
          <w:rPrChange w:id="197" w:author="Feven, Lizzy (DCC)" w:date="2024-03-13T15:22:00Z">
            <w:rPr/>
          </w:rPrChange>
        </w:rPr>
      </w:pPr>
      <w:r w:rsidRPr="00BC07CD">
        <w:rPr>
          <w:i/>
          <w:iCs/>
          <w:color w:val="747B70" w:themeColor="accent6" w:themeShade="BF"/>
          <w:rPrChange w:id="198" w:author="Feven, Lizzy (DCC)" w:date="2024-03-13T15:22:00Z">
            <w:rPr/>
          </w:rPrChange>
        </w:rPr>
        <w:t xml:space="preserve">Documentation shall </w:t>
      </w:r>
      <w:r w:rsidR="005E0145" w:rsidRPr="00BC07CD">
        <w:rPr>
          <w:i/>
          <w:iCs/>
          <w:color w:val="747B70" w:themeColor="accent6" w:themeShade="BF"/>
          <w:rPrChange w:id="199" w:author="Feven, Lizzy (DCC)" w:date="2024-03-13T15:22:00Z">
            <w:rPr/>
          </w:rPrChange>
        </w:rPr>
        <w:t xml:space="preserve">include </w:t>
      </w:r>
      <w:r w:rsidR="00EB02B3" w:rsidRPr="00BC07CD">
        <w:rPr>
          <w:i/>
          <w:iCs/>
          <w:color w:val="747B70" w:themeColor="accent6" w:themeShade="BF"/>
          <w:rPrChange w:id="200" w:author="Feven, Lizzy (DCC)" w:date="2024-03-13T15:22:00Z">
            <w:rPr/>
          </w:rPrChange>
        </w:rPr>
        <w:t xml:space="preserve">a </w:t>
      </w:r>
      <w:proofErr w:type="spellStart"/>
      <w:r w:rsidR="00EB02B3" w:rsidRPr="00BC07CD">
        <w:rPr>
          <w:i/>
          <w:iCs/>
          <w:color w:val="747B70" w:themeColor="accent6" w:themeShade="BF"/>
          <w:rPrChange w:id="201" w:author="Feven, Lizzy (DCC)" w:date="2024-03-13T15:22:00Z">
            <w:rPr/>
          </w:rPrChange>
        </w:rPr>
        <w:t>BizzDesign</w:t>
      </w:r>
      <w:proofErr w:type="spellEnd"/>
      <w:r w:rsidR="00EB02B3" w:rsidRPr="00BC07CD">
        <w:rPr>
          <w:i/>
          <w:iCs/>
          <w:color w:val="747B70" w:themeColor="accent6" w:themeShade="BF"/>
          <w:rPrChange w:id="202" w:author="Feven, Lizzy (DCC)" w:date="2024-03-13T15:22:00Z">
            <w:rPr/>
          </w:rPrChange>
        </w:rPr>
        <w:t xml:space="preserve"> ER Model</w:t>
      </w:r>
      <w:r w:rsidR="00733485" w:rsidRPr="00BC07CD">
        <w:rPr>
          <w:i/>
          <w:iCs/>
          <w:color w:val="747B70" w:themeColor="accent6" w:themeShade="BF"/>
          <w:rPrChange w:id="203" w:author="Feven, Lizzy (DCC)" w:date="2024-03-13T15:22:00Z">
            <w:rPr/>
          </w:rPrChange>
        </w:rPr>
        <w:t xml:space="preserve"> or an alternative approved by DCC CFDA. </w:t>
      </w:r>
      <w:r w:rsidR="00BE75EE" w:rsidRPr="00BC07CD">
        <w:rPr>
          <w:i/>
          <w:iCs/>
          <w:color w:val="747B70" w:themeColor="accent6" w:themeShade="BF"/>
          <w:rPrChange w:id="204" w:author="Feven, Lizzy (DCC)" w:date="2024-03-13T15:22:00Z">
            <w:rPr/>
          </w:rPrChange>
        </w:rPr>
        <w:t>The d</w:t>
      </w:r>
      <w:r w:rsidRPr="00BC07CD">
        <w:rPr>
          <w:i/>
          <w:iCs/>
          <w:color w:val="747B70" w:themeColor="accent6" w:themeShade="BF"/>
          <w:rPrChange w:id="205" w:author="Feven, Lizzy (DCC)" w:date="2024-03-13T15:22:00Z">
            <w:rPr/>
          </w:rPrChange>
        </w:rPr>
        <w:t>ata model shall contain</w:t>
      </w:r>
      <w:r w:rsidR="008746BA" w:rsidRPr="00BC07CD">
        <w:rPr>
          <w:i/>
          <w:iCs/>
          <w:color w:val="747B70" w:themeColor="accent6" w:themeShade="BF"/>
          <w:rPrChange w:id="206" w:author="Feven, Lizzy (DCC)" w:date="2024-03-13T15:22:00Z">
            <w:rPr/>
          </w:rPrChange>
        </w:rPr>
        <w:t>:</w:t>
      </w:r>
    </w:p>
    <w:p w14:paraId="1AF24720" w14:textId="392918AE" w:rsidR="37DCB6FB" w:rsidRPr="00BC07CD" w:rsidRDefault="008A58B0" w:rsidP="00091C2F">
      <w:pPr>
        <w:pStyle w:val="BodyTextNormal"/>
        <w:numPr>
          <w:ilvl w:val="0"/>
          <w:numId w:val="22"/>
        </w:numPr>
        <w:rPr>
          <w:i/>
          <w:iCs/>
          <w:color w:val="747B70" w:themeColor="accent6" w:themeShade="BF"/>
          <w:rPrChange w:id="207" w:author="Feven, Lizzy (DCC)" w:date="2024-03-13T15:22:00Z">
            <w:rPr/>
          </w:rPrChange>
        </w:rPr>
      </w:pPr>
      <w:r w:rsidRPr="00BC07CD">
        <w:rPr>
          <w:i/>
          <w:iCs/>
          <w:color w:val="747B70" w:themeColor="accent6" w:themeShade="BF"/>
          <w:rPrChange w:id="208" w:author="Feven, Lizzy (DCC)" w:date="2024-03-13T15:22:00Z">
            <w:rPr/>
          </w:rPrChange>
        </w:rPr>
        <w:t>If a Data Protection Impact Assessment (DPIA) is required, D</w:t>
      </w:r>
      <w:r w:rsidR="37DCB6FB" w:rsidRPr="00BC07CD">
        <w:rPr>
          <w:i/>
          <w:iCs/>
          <w:color w:val="747B70" w:themeColor="accent6" w:themeShade="BF"/>
          <w:rPrChange w:id="209" w:author="Feven, Lizzy (DCC)" w:date="2024-03-13T15:22:00Z">
            <w:rPr/>
          </w:rPrChange>
        </w:rPr>
        <w:t>ata flow diagrams</w:t>
      </w:r>
      <w:r w:rsidR="00AC5EB2" w:rsidRPr="00BC07CD">
        <w:rPr>
          <w:i/>
          <w:iCs/>
          <w:color w:val="747B70" w:themeColor="accent6" w:themeShade="BF"/>
          <w:rPrChange w:id="210" w:author="Feven, Lizzy (DCC)" w:date="2024-03-13T15:22:00Z">
            <w:rPr/>
          </w:rPrChange>
        </w:rPr>
        <w:t xml:space="preserve"> of major data flows</w:t>
      </w:r>
      <w:r w:rsidR="001E3980" w:rsidRPr="00BC07CD">
        <w:rPr>
          <w:i/>
          <w:iCs/>
          <w:color w:val="747B70" w:themeColor="accent6" w:themeShade="BF"/>
          <w:rPrChange w:id="211" w:author="Feven, Lizzy (DCC)" w:date="2024-03-13T15:22:00Z">
            <w:rPr/>
          </w:rPrChange>
        </w:rPr>
        <w:t xml:space="preserve"> </w:t>
      </w:r>
      <w:r w:rsidR="00917130" w:rsidRPr="00BC07CD">
        <w:rPr>
          <w:i/>
          <w:iCs/>
          <w:color w:val="747B70" w:themeColor="accent6" w:themeShade="BF"/>
          <w:rPrChange w:id="212" w:author="Feven, Lizzy (DCC)" w:date="2024-03-13T15:22:00Z">
            <w:rPr/>
          </w:rPrChange>
        </w:rPr>
        <w:t>with</w:t>
      </w:r>
      <w:r w:rsidR="001E3980" w:rsidRPr="00BC07CD">
        <w:rPr>
          <w:i/>
          <w:iCs/>
          <w:color w:val="747B70" w:themeColor="accent6" w:themeShade="BF"/>
          <w:rPrChange w:id="213" w:author="Feven, Lizzy (DCC)" w:date="2024-03-13T15:22:00Z">
            <w:rPr/>
          </w:rPrChange>
        </w:rPr>
        <w:t xml:space="preserve"> </w:t>
      </w:r>
      <w:r w:rsidR="00917130" w:rsidRPr="00BC07CD">
        <w:rPr>
          <w:i/>
          <w:iCs/>
          <w:color w:val="747B70" w:themeColor="accent6" w:themeShade="BF"/>
          <w:rPrChange w:id="214" w:author="Feven, Lizzy (DCC)" w:date="2024-03-13T15:22:00Z">
            <w:rPr/>
          </w:rPrChange>
        </w:rPr>
        <w:t>enough</w:t>
      </w:r>
      <w:r w:rsidR="001E3980" w:rsidRPr="00BC07CD">
        <w:rPr>
          <w:i/>
          <w:iCs/>
          <w:color w:val="747B70" w:themeColor="accent6" w:themeShade="BF"/>
          <w:rPrChange w:id="215" w:author="Feven, Lizzy (DCC)" w:date="2024-03-13T15:22:00Z">
            <w:rPr/>
          </w:rPrChange>
        </w:rPr>
        <w:t xml:space="preserve"> detail to enable a DPIA to be </w:t>
      </w:r>
      <w:proofErr w:type="gramStart"/>
      <w:r w:rsidR="001E3980" w:rsidRPr="00BC07CD">
        <w:rPr>
          <w:i/>
          <w:iCs/>
          <w:color w:val="747B70" w:themeColor="accent6" w:themeShade="BF"/>
          <w:rPrChange w:id="216" w:author="Feven, Lizzy (DCC)" w:date="2024-03-13T15:22:00Z">
            <w:rPr/>
          </w:rPrChange>
        </w:rPr>
        <w:t>undertaken</w:t>
      </w:r>
      <w:proofErr w:type="gramEnd"/>
    </w:p>
    <w:p w14:paraId="5CE29585" w14:textId="201F84C6" w:rsidR="00917130" w:rsidRPr="00BC07CD" w:rsidRDefault="00917130" w:rsidP="00091C2F">
      <w:pPr>
        <w:pStyle w:val="BodyTextNormal"/>
        <w:numPr>
          <w:ilvl w:val="0"/>
          <w:numId w:val="22"/>
        </w:numPr>
        <w:rPr>
          <w:i/>
          <w:iCs/>
          <w:color w:val="747B70" w:themeColor="accent6" w:themeShade="BF"/>
          <w:rPrChange w:id="217" w:author="Feven, Lizzy (DCC)" w:date="2024-03-13T15:22:00Z">
            <w:rPr/>
          </w:rPrChange>
        </w:rPr>
      </w:pPr>
      <w:r w:rsidRPr="00BC07CD">
        <w:rPr>
          <w:i/>
          <w:iCs/>
          <w:color w:val="747B70" w:themeColor="accent6" w:themeShade="BF"/>
          <w:rPrChange w:id="218" w:author="Feven, Lizzy (DCC)" w:date="2024-03-13T15:22:00Z">
            <w:rPr/>
          </w:rPrChange>
        </w:rPr>
        <w:t>Identification of non-standard data entities</w:t>
      </w:r>
    </w:p>
    <w:p w14:paraId="573F5CBC" w14:textId="49007F2E" w:rsidR="003E3A96" w:rsidRPr="00BC07CD" w:rsidRDefault="00327BD1" w:rsidP="00091C2F">
      <w:pPr>
        <w:pStyle w:val="BodyTextNormal"/>
        <w:numPr>
          <w:ilvl w:val="0"/>
          <w:numId w:val="22"/>
        </w:numPr>
        <w:rPr>
          <w:i/>
          <w:iCs/>
          <w:color w:val="747B70" w:themeColor="accent6" w:themeShade="BF"/>
          <w:rPrChange w:id="219" w:author="Feven, Lizzy (DCC)" w:date="2024-03-13T15:22:00Z">
            <w:rPr/>
          </w:rPrChange>
        </w:rPr>
      </w:pPr>
      <w:r w:rsidRPr="00BC07CD">
        <w:rPr>
          <w:i/>
          <w:iCs/>
          <w:color w:val="747B70" w:themeColor="accent6" w:themeShade="BF"/>
          <w:rPrChange w:id="220" w:author="Feven, Lizzy (DCC)" w:date="2024-03-13T15:22:00Z">
            <w:rPr/>
          </w:rPrChange>
        </w:rPr>
        <w:t xml:space="preserve">Data mapping </w:t>
      </w:r>
      <w:r w:rsidR="00AB3724" w:rsidRPr="00BC07CD">
        <w:rPr>
          <w:i/>
          <w:iCs/>
          <w:color w:val="747B70" w:themeColor="accent6" w:themeShade="BF"/>
          <w:rPrChange w:id="221" w:author="Feven, Lizzy (DCC)" w:date="2024-03-13T15:22:00Z">
            <w:rPr/>
          </w:rPrChange>
        </w:rPr>
        <w:t>between internal and</w:t>
      </w:r>
      <w:r w:rsidRPr="00BC07CD">
        <w:rPr>
          <w:i/>
          <w:iCs/>
          <w:color w:val="747B70" w:themeColor="accent6" w:themeShade="BF"/>
          <w:rPrChange w:id="222" w:author="Feven, Lizzy (DCC)" w:date="2024-03-13T15:22:00Z">
            <w:rPr/>
          </w:rPrChange>
        </w:rPr>
        <w:t xml:space="preserve"> external data entities</w:t>
      </w:r>
      <w:r w:rsidR="00BD0A7C" w:rsidRPr="00BC07CD">
        <w:rPr>
          <w:rStyle w:val="FootnoteReference"/>
          <w:i/>
          <w:iCs/>
          <w:color w:val="747B70" w:themeColor="accent6" w:themeShade="BF"/>
          <w:rPrChange w:id="223" w:author="Feven, Lizzy (DCC)" w:date="2024-03-13T15:22:00Z">
            <w:rPr>
              <w:rStyle w:val="FootnoteReference"/>
            </w:rPr>
          </w:rPrChange>
        </w:rPr>
        <w:footnoteReference w:id="2"/>
      </w:r>
    </w:p>
    <w:p w14:paraId="0C3BB142" w14:textId="0EF8D191" w:rsidR="00270996" w:rsidRPr="00BC07CD" w:rsidRDefault="00270996" w:rsidP="00091C2F">
      <w:pPr>
        <w:pStyle w:val="BodyTextNormal"/>
        <w:numPr>
          <w:ilvl w:val="0"/>
          <w:numId w:val="22"/>
        </w:numPr>
        <w:rPr>
          <w:i/>
          <w:iCs/>
          <w:color w:val="747B70" w:themeColor="accent6" w:themeShade="BF"/>
          <w:rPrChange w:id="224" w:author="Feven, Lizzy (DCC)" w:date="2024-03-13T15:22:00Z">
            <w:rPr/>
          </w:rPrChange>
        </w:rPr>
      </w:pPr>
      <w:r w:rsidRPr="00BC07CD">
        <w:rPr>
          <w:i/>
          <w:iCs/>
          <w:color w:val="747B70" w:themeColor="accent6" w:themeShade="BF"/>
          <w:rPrChange w:id="225" w:author="Feven, Lizzy (DCC)" w:date="2024-03-13T15:22:00Z">
            <w:rPr/>
          </w:rPrChange>
        </w:rPr>
        <w:t>DCC Security Classification</w:t>
      </w:r>
      <w:r w:rsidR="0095519F" w:rsidRPr="00BC07CD">
        <w:rPr>
          <w:i/>
          <w:iCs/>
          <w:color w:val="747B70" w:themeColor="accent6" w:themeShade="BF"/>
          <w:rPrChange w:id="226" w:author="Feven, Lizzy (DCC)" w:date="2024-03-13T15:22:00Z">
            <w:rPr/>
          </w:rPrChange>
        </w:rPr>
        <w:t xml:space="preserve"> of each data entity</w:t>
      </w:r>
    </w:p>
    <w:p w14:paraId="2112699C" w14:textId="77777777" w:rsidR="00D90764" w:rsidRDefault="00D90764" w:rsidP="00D90764">
      <w:pPr>
        <w:pStyle w:val="BodyTextNormal"/>
      </w:pPr>
    </w:p>
    <w:p w14:paraId="7A8C6A49" w14:textId="54D7BF70" w:rsidR="00BD0A7C" w:rsidRDefault="00BD0A7C" w:rsidP="00BD0A7C">
      <w:pPr>
        <w:pStyle w:val="Heading2"/>
      </w:pPr>
      <w:bookmarkStart w:id="227" w:name="_Hlk84511753"/>
      <w:commentRangeStart w:id="228"/>
      <w:commentRangeStart w:id="229"/>
      <w:commentRangeStart w:id="230"/>
      <w:r>
        <w:t>Data Governance</w:t>
      </w:r>
      <w:commentRangeEnd w:id="228"/>
      <w:r w:rsidR="00BD006A">
        <w:rPr>
          <w:rStyle w:val="CommentReference"/>
          <w:rFonts w:ascii="Arial" w:eastAsiaTheme="minorEastAsia" w:hAnsi="Arial" w:cs="Times New Roman"/>
          <w:b w:val="0"/>
          <w:bCs w:val="0"/>
          <w:iCs w:val="0"/>
          <w:color w:val="auto"/>
        </w:rPr>
        <w:commentReference w:id="228"/>
      </w:r>
      <w:commentRangeEnd w:id="229"/>
      <w:r w:rsidR="009D77E0">
        <w:rPr>
          <w:rStyle w:val="CommentReference"/>
          <w:rFonts w:ascii="Arial" w:eastAsiaTheme="minorEastAsia" w:hAnsi="Arial" w:cs="Times New Roman"/>
          <w:b w:val="0"/>
          <w:bCs w:val="0"/>
          <w:iCs w:val="0"/>
          <w:color w:val="auto"/>
        </w:rPr>
        <w:commentReference w:id="229"/>
      </w:r>
      <w:commentRangeEnd w:id="230"/>
      <w:r w:rsidR="00511544">
        <w:rPr>
          <w:rStyle w:val="CommentReference"/>
          <w:rFonts w:ascii="Arial" w:eastAsiaTheme="minorEastAsia" w:hAnsi="Arial" w:cs="Times New Roman"/>
          <w:b w:val="0"/>
          <w:bCs w:val="0"/>
          <w:iCs w:val="0"/>
          <w:color w:val="auto"/>
        </w:rPr>
        <w:commentReference w:id="230"/>
      </w:r>
    </w:p>
    <w:p w14:paraId="21D4CCC1" w14:textId="0B4E4CAA" w:rsidR="002B0865" w:rsidRDefault="2FA2937D" w:rsidP="2AEF2018">
      <w:pPr>
        <w:spacing w:before="0" w:after="0"/>
        <w:rPr>
          <w:lang w:eastAsia="en-GB"/>
        </w:rPr>
      </w:pPr>
      <w:r>
        <w:t>Data Governance for the Future Service Management</w:t>
      </w:r>
      <w:r w:rsidR="67398081">
        <w:t xml:space="preserve"> System is also described in the following document:</w:t>
      </w:r>
      <w:r w:rsidR="25F7BF2E">
        <w:t xml:space="preserve"> </w:t>
      </w:r>
      <w:ins w:id="233" w:author="Feven, Lizzy (DCC)" w:date="2024-03-13T15:26:00Z">
        <w:r w:rsidR="002B5287" w:rsidRPr="002B5287">
          <w:rPr>
            <w:highlight w:val="yellow"/>
            <w:rPrChange w:id="234" w:author="Feven, Lizzy (DCC)" w:date="2024-03-13T15:26:00Z">
              <w:rPr/>
            </w:rPrChange>
          </w:rPr>
          <w:t>&lt;&lt;</w:t>
        </w:r>
      </w:ins>
      <w:r w:rsidR="25F7BF2E" w:rsidRPr="002B5287">
        <w:rPr>
          <w:highlight w:val="yellow"/>
        </w:rPr>
        <w:t>CFDA Link required</w:t>
      </w:r>
      <w:ins w:id="235" w:author="Feven, Lizzy (DCC)" w:date="2024-03-13T15:26:00Z">
        <w:r w:rsidR="002B5287" w:rsidRPr="002B5287">
          <w:rPr>
            <w:highlight w:val="yellow"/>
            <w:rPrChange w:id="236" w:author="Feven, Lizzy (DCC)" w:date="2024-03-13T15:26:00Z">
              <w:rPr/>
            </w:rPrChange>
          </w:rPr>
          <w:t>&gt;&gt;</w:t>
        </w:r>
      </w:ins>
    </w:p>
    <w:p w14:paraId="73D80AD8" w14:textId="76F0D92F" w:rsidR="00BD0A7C" w:rsidRPr="00BD0A7C" w:rsidRDefault="00BD0A7C" w:rsidP="00BD0A7C">
      <w:pPr>
        <w:pStyle w:val="BodyTextNormal"/>
      </w:pPr>
      <w:r>
        <w:t>Documentation shall include information on the following:</w:t>
      </w:r>
    </w:p>
    <w:p w14:paraId="6CBB9986" w14:textId="7B03F693" w:rsidR="00BD0A7C" w:rsidRDefault="52EAAB60" w:rsidP="00BD0A7C">
      <w:pPr>
        <w:pStyle w:val="BodyTextNormal"/>
        <w:numPr>
          <w:ilvl w:val="0"/>
          <w:numId w:val="28"/>
        </w:numPr>
      </w:pPr>
      <w:r>
        <w:t xml:space="preserve">Data Retention Periods </w:t>
      </w:r>
      <w:r w:rsidR="59BE3939">
        <w:t>and the high-level approach</w:t>
      </w:r>
      <w:r w:rsidR="7B46CA79">
        <w:t xml:space="preserve"> to deletion</w:t>
      </w:r>
    </w:p>
    <w:p w14:paraId="26E65658" w14:textId="1D51F52A" w:rsidR="368A410B" w:rsidRDefault="368A410B" w:rsidP="2AEF2018">
      <w:pPr>
        <w:pStyle w:val="BodyTextNormal"/>
        <w:ind w:firstLine="720"/>
        <w:rPr>
          <w:rFonts w:eastAsia="Arial" w:cs="Arial"/>
          <w:szCs w:val="22"/>
        </w:rPr>
      </w:pPr>
      <w:r w:rsidRPr="2AEF2018">
        <w:rPr>
          <w:rFonts w:eastAsia="Arial" w:cs="Arial"/>
          <w:szCs w:val="22"/>
        </w:rPr>
        <w:t xml:space="preserve">The Future Service Management Service Provider shall be able to retrieve Service Audit </w:t>
      </w:r>
      <w:r>
        <w:tab/>
      </w:r>
      <w:r w:rsidRPr="2AEF2018">
        <w:rPr>
          <w:rFonts w:eastAsia="Arial" w:cs="Arial"/>
          <w:szCs w:val="22"/>
        </w:rPr>
        <w:t xml:space="preserve">Trail data, which has been held for a period of more than 3 months and less than 28 </w:t>
      </w:r>
      <w:r>
        <w:tab/>
      </w:r>
      <w:r>
        <w:tab/>
      </w:r>
      <w:r w:rsidRPr="2AEF2018">
        <w:rPr>
          <w:rFonts w:eastAsia="Arial" w:cs="Arial"/>
          <w:szCs w:val="22"/>
        </w:rPr>
        <w:t>months, within 24 hours</w:t>
      </w:r>
      <w:r w:rsidR="302D90C6" w:rsidRPr="2AEF2018">
        <w:rPr>
          <w:rFonts w:eastAsia="Arial" w:cs="Arial"/>
          <w:szCs w:val="22"/>
        </w:rPr>
        <w:t>.</w:t>
      </w:r>
    </w:p>
    <w:p w14:paraId="7059C852" w14:textId="10091F5F" w:rsidR="302D90C6" w:rsidRDefault="302D90C6" w:rsidP="2AEF2018">
      <w:pPr>
        <w:pStyle w:val="BodyTextNormal"/>
        <w:ind w:firstLine="720"/>
        <w:rPr>
          <w:rFonts w:eastAsia="Arial" w:cs="Arial"/>
          <w:szCs w:val="22"/>
        </w:rPr>
      </w:pPr>
      <w:r w:rsidRPr="2AEF2018">
        <w:rPr>
          <w:rFonts w:eastAsia="Arial" w:cs="Arial"/>
          <w:szCs w:val="22"/>
        </w:rPr>
        <w:t>Data should be managed in acc</w:t>
      </w:r>
      <w:del w:id="237" w:author="Feven, Lizzy (DCC)" w:date="2024-07-08T09:54:00Z" w16du:dateUtc="2024-07-08T08:54:00Z">
        <w:r w:rsidRPr="2AEF2018" w:rsidDel="00EB1456">
          <w:rPr>
            <w:rFonts w:eastAsia="Arial" w:cs="Arial"/>
            <w:szCs w:val="22"/>
          </w:rPr>
          <w:delText>r</w:delText>
        </w:r>
      </w:del>
      <w:r w:rsidRPr="2AEF2018">
        <w:rPr>
          <w:rFonts w:eastAsia="Arial" w:cs="Arial"/>
          <w:szCs w:val="22"/>
        </w:rPr>
        <w:t>o</w:t>
      </w:r>
      <w:ins w:id="238" w:author="Feven, Lizzy (DCC)" w:date="2024-07-08T09:54:00Z" w16du:dateUtc="2024-07-08T08:54:00Z">
        <w:r w:rsidR="00EB1456">
          <w:rPr>
            <w:rFonts w:eastAsia="Arial" w:cs="Arial"/>
            <w:szCs w:val="22"/>
          </w:rPr>
          <w:t>r</w:t>
        </w:r>
      </w:ins>
      <w:r w:rsidRPr="2AEF2018">
        <w:rPr>
          <w:rFonts w:eastAsia="Arial" w:cs="Arial"/>
          <w:szCs w:val="22"/>
        </w:rPr>
        <w:t xml:space="preserve">dance with the DCC Data Retention Policy and Data </w:t>
      </w:r>
      <w:r>
        <w:tab/>
      </w:r>
      <w:r>
        <w:tab/>
      </w:r>
      <w:r w:rsidRPr="2AEF2018">
        <w:rPr>
          <w:rFonts w:eastAsia="Arial" w:cs="Arial"/>
          <w:szCs w:val="22"/>
        </w:rPr>
        <w:t>Retention Schedule</w:t>
      </w:r>
      <w:r w:rsidR="319561F4" w:rsidRPr="2AEF2018">
        <w:rPr>
          <w:rFonts w:eastAsia="Arial" w:cs="Arial"/>
          <w:szCs w:val="22"/>
        </w:rPr>
        <w:t>.</w:t>
      </w:r>
    </w:p>
    <w:p w14:paraId="7201FAA5" w14:textId="73F78076" w:rsidR="12CE7FF6" w:rsidRDefault="12CE7FF6" w:rsidP="2AEF2018">
      <w:pPr>
        <w:pStyle w:val="BodyTextNormal"/>
        <w:ind w:firstLine="720"/>
        <w:rPr>
          <w:rFonts w:eastAsia="Arial" w:cs="Arial"/>
          <w:szCs w:val="22"/>
        </w:rPr>
      </w:pPr>
      <w:r w:rsidRPr="2AEF2018">
        <w:rPr>
          <w:rFonts w:eastAsia="Arial" w:cs="Arial"/>
          <w:szCs w:val="22"/>
        </w:rPr>
        <w:t>S</w:t>
      </w:r>
      <w:r w:rsidR="7CACF26C" w:rsidRPr="2AEF2018">
        <w:rPr>
          <w:rFonts w:eastAsia="Arial" w:cs="Arial"/>
          <w:szCs w:val="22"/>
        </w:rPr>
        <w:t xml:space="preserve">EC </w:t>
      </w:r>
      <w:r w:rsidRPr="2AEF2018">
        <w:rPr>
          <w:rFonts w:eastAsia="Arial" w:cs="Arial"/>
          <w:szCs w:val="22"/>
        </w:rPr>
        <w:t xml:space="preserve">Section H 8.16 and 8.17 will be adhered to.  Security </w:t>
      </w:r>
      <w:r w:rsidR="230715B0" w:rsidRPr="2AEF2018">
        <w:rPr>
          <w:rFonts w:eastAsia="Arial" w:cs="Arial"/>
          <w:szCs w:val="22"/>
        </w:rPr>
        <w:t>Architecture</w:t>
      </w:r>
      <w:r w:rsidR="35C414FD" w:rsidRPr="2AEF2018">
        <w:rPr>
          <w:rFonts w:eastAsia="Arial" w:cs="Arial"/>
          <w:szCs w:val="22"/>
        </w:rPr>
        <w:t xml:space="preserve"> </w:t>
      </w:r>
      <w:r w:rsidRPr="2AEF2018">
        <w:rPr>
          <w:rFonts w:eastAsia="Arial" w:cs="Arial"/>
          <w:szCs w:val="22"/>
        </w:rPr>
        <w:t>F</w:t>
      </w:r>
      <w:r w:rsidR="34341327" w:rsidRPr="2AEF2018">
        <w:rPr>
          <w:rFonts w:eastAsia="Arial" w:cs="Arial"/>
          <w:szCs w:val="22"/>
        </w:rPr>
        <w:t>ramework</w:t>
      </w:r>
      <w:r w:rsidRPr="2AEF2018">
        <w:rPr>
          <w:rFonts w:eastAsia="Arial" w:cs="Arial"/>
          <w:szCs w:val="22"/>
        </w:rPr>
        <w:t xml:space="preserve"> </w:t>
      </w:r>
      <w:r>
        <w:tab/>
      </w:r>
      <w:r>
        <w:tab/>
      </w:r>
      <w:r w:rsidR="65359A61" w:rsidRPr="2AEF2018">
        <w:rPr>
          <w:rFonts w:eastAsia="Arial" w:cs="Arial"/>
          <w:szCs w:val="22"/>
        </w:rPr>
        <w:t>o</w:t>
      </w:r>
      <w:r w:rsidRPr="2AEF2018">
        <w:rPr>
          <w:rFonts w:eastAsia="Arial" w:cs="Arial"/>
          <w:szCs w:val="22"/>
        </w:rPr>
        <w:t>bligations will also be adhered to.</w:t>
      </w:r>
    </w:p>
    <w:p w14:paraId="73FDA502" w14:textId="46E5140E" w:rsidR="00BD0A7C" w:rsidRDefault="52EAAB60" w:rsidP="00BD0A7C">
      <w:pPr>
        <w:pStyle w:val="BodyTextNormal"/>
        <w:numPr>
          <w:ilvl w:val="0"/>
          <w:numId w:val="28"/>
        </w:numPr>
      </w:pPr>
      <w:r>
        <w:t xml:space="preserve">Data Archiving </w:t>
      </w:r>
      <w:r w:rsidR="57D3B129">
        <w:t>Document</w:t>
      </w:r>
      <w:r w:rsidR="59BE3939">
        <w:t xml:space="preserve"> and high level-level approach</w:t>
      </w:r>
    </w:p>
    <w:p w14:paraId="312CA39C" w14:textId="5D462783" w:rsidR="1DE76FB8" w:rsidRDefault="1DE76FB8" w:rsidP="00330DF1">
      <w:pPr>
        <w:pStyle w:val="BodyTextNormal"/>
        <w:ind w:firstLine="720"/>
        <w:rPr>
          <w:szCs w:val="22"/>
        </w:rPr>
        <w:pPrChange w:id="239" w:author="Feven, Lizzy (DCC)" w:date="2024-07-08T09:55:00Z" w16du:dateUtc="2024-07-08T08:55:00Z">
          <w:pPr>
            <w:pStyle w:val="BodyTextNormal"/>
          </w:pPr>
        </w:pPrChange>
      </w:pPr>
      <w:r w:rsidRPr="2AEF2018">
        <w:t xml:space="preserve">The Future Service Management Service Provider shall make Archived Data available to </w:t>
      </w:r>
      <w:r>
        <w:tab/>
      </w:r>
      <w:r w:rsidRPr="2AEF2018">
        <w:t>the DCC in accordance with the DCC's Archival Policy</w:t>
      </w:r>
    </w:p>
    <w:p w14:paraId="331F0B47" w14:textId="3F68983C" w:rsidR="00BD0A7C" w:rsidRPr="00BD0A7C" w:rsidRDefault="52EAAB60" w:rsidP="00BD0A7C">
      <w:pPr>
        <w:pStyle w:val="BodyTextNormal"/>
        <w:numPr>
          <w:ilvl w:val="0"/>
          <w:numId w:val="28"/>
        </w:numPr>
      </w:pPr>
      <w:r>
        <w:t>How data quality is measured and maintained</w:t>
      </w:r>
      <w:r w:rsidR="71B8E58A">
        <w:t xml:space="preserve"> – this will be defined by operations / data architect / business analyst before </w:t>
      </w:r>
      <w:r w:rsidR="42E5AFDF">
        <w:t>‘</w:t>
      </w:r>
      <w:r w:rsidR="71B8E58A">
        <w:t>CFDA Gate</w:t>
      </w:r>
      <w:r w:rsidR="7837A84A">
        <w:t xml:space="preserve"> 2 – contract’</w:t>
      </w:r>
      <w:r w:rsidR="7D584D4D">
        <w:t xml:space="preserve"> expected in May 2024.  </w:t>
      </w:r>
    </w:p>
    <w:p w14:paraId="768F566E" w14:textId="47EA445F" w:rsidR="00A353AB" w:rsidRDefault="00A353AB" w:rsidP="00C00C4A">
      <w:pPr>
        <w:pStyle w:val="Heading2"/>
      </w:pPr>
      <w:bookmarkStart w:id="240" w:name="_Toc84404475"/>
      <w:bookmarkEnd w:id="227"/>
      <w:r>
        <w:lastRenderedPageBreak/>
        <w:t>Volumetric</w:t>
      </w:r>
      <w:bookmarkEnd w:id="240"/>
    </w:p>
    <w:p w14:paraId="71F3DFE0" w14:textId="3130A331" w:rsidR="00676D8A" w:rsidRDefault="00676D8A" w:rsidP="00676D8A">
      <w:pPr>
        <w:pStyle w:val="BodyTextNormal"/>
      </w:pPr>
      <w:r>
        <w:t xml:space="preserve">Over a </w:t>
      </w:r>
      <w:proofErr w:type="gramStart"/>
      <w:r>
        <w:t>12 month</w:t>
      </w:r>
      <w:proofErr w:type="gramEnd"/>
      <w:r>
        <w:t xml:space="preserve"> period (2023), the following volumes have been reported:</w:t>
      </w:r>
    </w:p>
    <w:p w14:paraId="189D1A62" w14:textId="25922075" w:rsidR="005E03E1" w:rsidRPr="005E03E1" w:rsidRDefault="005E03E1" w:rsidP="005E03E1">
      <w:pPr>
        <w:pStyle w:val="BodyTextNormal"/>
        <w:numPr>
          <w:ilvl w:val="0"/>
          <w:numId w:val="34"/>
        </w:numPr>
      </w:pPr>
      <w:r w:rsidRPr="005E03E1">
        <w:t xml:space="preserve">There are currently circa 270 entities with ~10,000 individual users who access the current BMC Remedy </w:t>
      </w:r>
      <w:proofErr w:type="gramStart"/>
      <w:r w:rsidRPr="005E03E1">
        <w:t>application</w:t>
      </w:r>
      <w:proofErr w:type="gramEnd"/>
    </w:p>
    <w:p w14:paraId="5E09CF15" w14:textId="77777777" w:rsidR="005E03E1" w:rsidRPr="005E03E1" w:rsidRDefault="005E03E1" w:rsidP="005E03E1">
      <w:pPr>
        <w:pStyle w:val="BodyTextNormal"/>
        <w:numPr>
          <w:ilvl w:val="0"/>
          <w:numId w:val="34"/>
        </w:numPr>
      </w:pPr>
      <w:r w:rsidRPr="005E03E1">
        <w:t xml:space="preserve">The system has handled 165,625 returns, across 8 different return </w:t>
      </w:r>
      <w:proofErr w:type="gramStart"/>
      <w:r w:rsidRPr="005E03E1">
        <w:t>categories</w:t>
      </w:r>
      <w:proofErr w:type="gramEnd"/>
    </w:p>
    <w:p w14:paraId="395A3C49" w14:textId="77777777" w:rsidR="005E03E1" w:rsidRPr="005E03E1" w:rsidRDefault="005E03E1" w:rsidP="005E03E1">
      <w:pPr>
        <w:pStyle w:val="BodyTextNormal"/>
        <w:numPr>
          <w:ilvl w:val="0"/>
          <w:numId w:val="34"/>
        </w:numPr>
      </w:pPr>
      <w:r w:rsidRPr="005E03E1">
        <w:t xml:space="preserve">There have been 18,393 service requests, creating 21,762 work orders, across 45 different </w:t>
      </w:r>
      <w:proofErr w:type="gramStart"/>
      <w:r w:rsidRPr="005E03E1">
        <w:t>categories</w:t>
      </w:r>
      <w:proofErr w:type="gramEnd"/>
      <w:r w:rsidRPr="005E03E1">
        <w:t> </w:t>
      </w:r>
    </w:p>
    <w:p w14:paraId="55C78653" w14:textId="650A4368" w:rsidR="005E03E1" w:rsidRPr="005E03E1" w:rsidRDefault="790C9E74" w:rsidP="005E03E1">
      <w:pPr>
        <w:pStyle w:val="BodyTextNormal"/>
        <w:numPr>
          <w:ilvl w:val="0"/>
          <w:numId w:val="34"/>
        </w:numPr>
      </w:pPr>
      <w:r>
        <w:t>Across the 6 change request types, there ha</w:t>
      </w:r>
      <w:r w:rsidR="4845A992">
        <w:t>ve</w:t>
      </w:r>
      <w:r>
        <w:t xml:space="preserve"> been 3,549 requests, with 1,331 of these been for information only, and 40 of these been emergency changes.</w:t>
      </w:r>
    </w:p>
    <w:p w14:paraId="6278F4C5" w14:textId="17844EE2" w:rsidR="005E03E1" w:rsidRPr="005E03E1" w:rsidRDefault="790C9E74" w:rsidP="005E03E1">
      <w:pPr>
        <w:pStyle w:val="BodyTextNormal"/>
        <w:numPr>
          <w:ilvl w:val="0"/>
          <w:numId w:val="34"/>
        </w:numPr>
      </w:pPr>
      <w:r w:rsidRPr="2AEF2018">
        <w:rPr>
          <w:highlight w:val="yellow"/>
        </w:rPr>
        <w:t>Over a two-year period, there ha</w:t>
      </w:r>
      <w:r w:rsidR="358152B1" w:rsidRPr="2AEF2018">
        <w:rPr>
          <w:highlight w:val="yellow"/>
        </w:rPr>
        <w:t xml:space="preserve">ve </w:t>
      </w:r>
      <w:r w:rsidRPr="2AEF2018">
        <w:rPr>
          <w:highlight w:val="yellow"/>
        </w:rPr>
        <w:t>been a total of 51 problems,</w:t>
      </w:r>
      <w:r>
        <w:t xml:space="preserve"> </w:t>
      </w:r>
      <w:r w:rsidR="11B4C052">
        <w:t>TBC by Shane Clarke</w:t>
      </w:r>
    </w:p>
    <w:p w14:paraId="55530281" w14:textId="77777777" w:rsidR="005E03E1" w:rsidRPr="005E03E1" w:rsidRDefault="005E03E1" w:rsidP="005E03E1">
      <w:pPr>
        <w:pStyle w:val="BodyTextNormal"/>
        <w:numPr>
          <w:ilvl w:val="0"/>
          <w:numId w:val="34"/>
        </w:numPr>
      </w:pPr>
      <w:r w:rsidRPr="005E03E1">
        <w:t xml:space="preserve">The response times, SLA’s and resolutions are dictated by the SEC (Smart Energy Code) </w:t>
      </w:r>
      <w:hyperlink r:id="rId25" w:history="1">
        <w:r w:rsidRPr="005E03E1">
          <w:rPr>
            <w:rStyle w:val="Hyperlink"/>
          </w:rPr>
          <w:t>More Information Here</w:t>
        </w:r>
      </w:hyperlink>
    </w:p>
    <w:p w14:paraId="2C462941" w14:textId="1B10B01C" w:rsidR="005E03E1" w:rsidRDefault="00DE5981" w:rsidP="00DE5981">
      <w:pPr>
        <w:pStyle w:val="Heading3"/>
      </w:pPr>
      <w:r>
        <w:t>Incident Volumes</w:t>
      </w:r>
    </w:p>
    <w:p w14:paraId="6F5DEABF" w14:textId="252CBF79" w:rsidR="005E03E1" w:rsidRDefault="00CF4012" w:rsidP="00A353AB">
      <w:pPr>
        <w:pStyle w:val="BodyTextNormal"/>
      </w:pPr>
      <w:r w:rsidRPr="00CF4012">
        <w:rPr>
          <w:noProof/>
        </w:rPr>
        <w:drawing>
          <wp:inline distT="0" distB="0" distL="0" distR="0" wp14:anchorId="40BA5D00" wp14:editId="2974B844">
            <wp:extent cx="6120765" cy="2147570"/>
            <wp:effectExtent l="19050" t="19050" r="13335" b="24130"/>
            <wp:docPr id="681311364" name="Content Placeholder 3" descr="Inserted picture RelID:2">
              <a:extLst xmlns:a="http://schemas.openxmlformats.org/drawingml/2006/main">
                <a:ext uri="{FF2B5EF4-FFF2-40B4-BE49-F238E27FC236}">
                  <a16:creationId xmlns:a16="http://schemas.microsoft.com/office/drawing/2014/main" id="{00000000-0008-0000-0100-0000030000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nserted picture RelID:2">
                      <a:extLst>
                        <a:ext uri="{FF2B5EF4-FFF2-40B4-BE49-F238E27FC236}">
                          <a16:creationId xmlns:a16="http://schemas.microsoft.com/office/drawing/2014/main" id="{00000000-0008-0000-0100-000003000000}"/>
                        </a:ext>
                      </a:extLst>
                    </pic:cNvPr>
                    <pic:cNvPicPr>
                      <a:picLocks noGrp="1" noChangeAspect="1"/>
                    </pic:cNvPicPr>
                  </pic:nvPicPr>
                  <pic:blipFill>
                    <a:blip r:embed="rId26"/>
                    <a:stretch>
                      <a:fillRect/>
                    </a:stretch>
                  </pic:blipFill>
                  <pic:spPr>
                    <a:xfrm>
                      <a:off x="0" y="0"/>
                      <a:ext cx="6120765" cy="2147570"/>
                    </a:xfrm>
                    <a:prstGeom prst="rect">
                      <a:avLst/>
                    </a:prstGeom>
                    <a:ln w="12700">
                      <a:solidFill>
                        <a:srgbClr val="000000"/>
                      </a:solidFill>
                      <a:prstDash val="solid"/>
                    </a:ln>
                  </pic:spPr>
                </pic:pic>
              </a:graphicData>
            </a:graphic>
          </wp:inline>
        </w:drawing>
      </w:r>
    </w:p>
    <w:p w14:paraId="523F73BB" w14:textId="0D18BFB1" w:rsidR="00CF4012" w:rsidRDefault="00CF4012" w:rsidP="00CF4012">
      <w:pPr>
        <w:pStyle w:val="Heading3"/>
      </w:pPr>
      <w:r>
        <w:lastRenderedPageBreak/>
        <w:t>Comms Hub Returns</w:t>
      </w:r>
    </w:p>
    <w:p w14:paraId="59DB49C2" w14:textId="212B2DC1" w:rsidR="00CF4012" w:rsidRDefault="00CF4012" w:rsidP="00CF4012">
      <w:pPr>
        <w:pStyle w:val="BodyTextNormal"/>
      </w:pPr>
      <w:r w:rsidRPr="00CF4012">
        <w:rPr>
          <w:noProof/>
        </w:rPr>
        <w:drawing>
          <wp:inline distT="0" distB="0" distL="0" distR="0" wp14:anchorId="10871058" wp14:editId="2A9EF3E6">
            <wp:extent cx="6120765" cy="2752090"/>
            <wp:effectExtent l="0" t="0" r="13335" b="10160"/>
            <wp:docPr id="436952132" name="Chart 1">
              <a:extLst xmlns:a="http://schemas.openxmlformats.org/drawingml/2006/main">
                <a:ext uri="{FF2B5EF4-FFF2-40B4-BE49-F238E27FC236}">
                  <a16:creationId xmlns:a16="http://schemas.microsoft.com/office/drawing/2014/main" id="{FF7E2AAA-C09C-93D5-E304-678B0F2F16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5C471F2" w14:textId="60742712" w:rsidR="00967EE4" w:rsidRDefault="00967EE4" w:rsidP="00967EE4">
      <w:pPr>
        <w:pStyle w:val="Heading3"/>
      </w:pPr>
      <w:r>
        <w:t>Service Requests</w:t>
      </w:r>
    </w:p>
    <w:p w14:paraId="708BAEE8" w14:textId="33C27D06" w:rsidR="00967EE4" w:rsidRDefault="00967EE4" w:rsidP="00967EE4">
      <w:pPr>
        <w:pStyle w:val="Heading3"/>
        <w:numPr>
          <w:ilvl w:val="0"/>
          <w:numId w:val="0"/>
        </w:numPr>
      </w:pPr>
      <w:r w:rsidRPr="00967EE4">
        <w:rPr>
          <w:noProof/>
        </w:rPr>
        <w:drawing>
          <wp:inline distT="0" distB="0" distL="0" distR="0" wp14:anchorId="474310BE" wp14:editId="1CA7A420">
            <wp:extent cx="6120765" cy="2816225"/>
            <wp:effectExtent l="0" t="0" r="13335" b="3175"/>
            <wp:docPr id="923301805" name="Chart 1">
              <a:extLst xmlns:a="http://schemas.openxmlformats.org/drawingml/2006/main">
                <a:ext uri="{FF2B5EF4-FFF2-40B4-BE49-F238E27FC236}">
                  <a16:creationId xmlns:a16="http://schemas.microsoft.com/office/drawing/2014/main" id="{50E2EA1A-9E7F-0B0B-DFAE-95517338F0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779467F" w14:textId="77777777" w:rsidR="00967EE4" w:rsidRDefault="00967EE4" w:rsidP="00967EE4">
      <w:pPr>
        <w:pStyle w:val="BodyTextNormal"/>
      </w:pPr>
    </w:p>
    <w:p w14:paraId="5AB6DD99" w14:textId="19052462" w:rsidR="003A7448" w:rsidRDefault="003A7448" w:rsidP="003A7448">
      <w:pPr>
        <w:pStyle w:val="Heading3"/>
      </w:pPr>
      <w:r>
        <w:lastRenderedPageBreak/>
        <w:t>Change Requests</w:t>
      </w:r>
    </w:p>
    <w:p w14:paraId="26E6A77F" w14:textId="494CA5CF" w:rsidR="003A7448" w:rsidRDefault="003A7448" w:rsidP="003A7448">
      <w:pPr>
        <w:pStyle w:val="BodyTextNormal"/>
      </w:pPr>
      <w:r w:rsidRPr="003A7448">
        <w:rPr>
          <w:noProof/>
        </w:rPr>
        <w:drawing>
          <wp:inline distT="0" distB="0" distL="0" distR="0" wp14:anchorId="1C81C314" wp14:editId="2D2DFC59">
            <wp:extent cx="6120765" cy="2828925"/>
            <wp:effectExtent l="0" t="0" r="13335" b="9525"/>
            <wp:docPr id="2059779938" name="Chart 1">
              <a:extLst xmlns:a="http://schemas.openxmlformats.org/drawingml/2006/main">
                <a:ext uri="{FF2B5EF4-FFF2-40B4-BE49-F238E27FC236}">
                  <a16:creationId xmlns:a16="http://schemas.microsoft.com/office/drawing/2014/main" id="{D59E75F6-4B5E-FFF6-D389-D43693A133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16B2A09" w14:textId="70F3B3FF" w:rsidR="003A7448" w:rsidRDefault="00DA507E" w:rsidP="003A7448">
      <w:pPr>
        <w:pStyle w:val="Heading3"/>
      </w:pPr>
      <w:r>
        <w:t>Problems</w:t>
      </w:r>
    </w:p>
    <w:p w14:paraId="3A3F6169" w14:textId="7899C92C" w:rsidR="00DA507E" w:rsidRPr="00DA507E" w:rsidRDefault="00DA507E" w:rsidP="00DA507E">
      <w:pPr>
        <w:pStyle w:val="BodyTextNormal"/>
      </w:pPr>
      <w:r w:rsidRPr="00DA507E">
        <w:rPr>
          <w:noProof/>
        </w:rPr>
        <w:drawing>
          <wp:inline distT="0" distB="0" distL="0" distR="0" wp14:anchorId="3EC7976B" wp14:editId="6E2791DB">
            <wp:extent cx="6120765" cy="2961640"/>
            <wp:effectExtent l="0" t="0" r="13335" b="10160"/>
            <wp:docPr id="211098152" name="Chart 1">
              <a:extLst xmlns:a="http://schemas.openxmlformats.org/drawingml/2006/main">
                <a:ext uri="{FF2B5EF4-FFF2-40B4-BE49-F238E27FC236}">
                  <a16:creationId xmlns:a16="http://schemas.microsoft.com/office/drawing/2014/main" id="{C4164ADF-24AB-C50C-4A19-C65E206AB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F01DF48" w14:textId="77777777" w:rsidR="00F4271C" w:rsidRDefault="00F4271C" w:rsidP="00F4271C">
      <w:pPr>
        <w:pStyle w:val="Heading2"/>
      </w:pPr>
      <w:bookmarkStart w:id="241" w:name="_Toc84404476"/>
      <w:bookmarkStart w:id="242" w:name="_Hlk83194789"/>
      <w:r>
        <w:t xml:space="preserve">Business </w:t>
      </w:r>
      <w:commentRangeStart w:id="243"/>
      <w:commentRangeStart w:id="244"/>
      <w:r>
        <w:t>Processes</w:t>
      </w:r>
      <w:bookmarkEnd w:id="241"/>
      <w:commentRangeEnd w:id="243"/>
      <w:r w:rsidR="00B92034">
        <w:rPr>
          <w:rStyle w:val="CommentReference"/>
          <w:rFonts w:ascii="Arial" w:eastAsiaTheme="minorEastAsia" w:hAnsi="Arial" w:cs="Times New Roman"/>
          <w:b w:val="0"/>
          <w:bCs w:val="0"/>
          <w:iCs w:val="0"/>
          <w:color w:val="auto"/>
        </w:rPr>
        <w:commentReference w:id="243"/>
      </w:r>
      <w:commentRangeEnd w:id="244"/>
      <w:r w:rsidR="005E4124">
        <w:rPr>
          <w:rStyle w:val="CommentReference"/>
          <w:rFonts w:ascii="Arial" w:eastAsiaTheme="minorEastAsia" w:hAnsi="Arial" w:cs="Times New Roman"/>
          <w:b w:val="0"/>
          <w:bCs w:val="0"/>
          <w:iCs w:val="0"/>
          <w:color w:val="auto"/>
        </w:rPr>
        <w:commentReference w:id="244"/>
      </w:r>
    </w:p>
    <w:p w14:paraId="25DF8A99" w14:textId="77777777" w:rsidR="00F4271C" w:rsidRPr="008637A1" w:rsidRDefault="00F4271C" w:rsidP="00F4271C">
      <w:pPr>
        <w:rPr>
          <w:i/>
          <w:iCs/>
          <w:color w:val="747B70" w:themeColor="accent6" w:themeShade="BF"/>
          <w:rPrChange w:id="245" w:author="Feven, Lizzy (DCC)" w:date="2024-03-13T15:29:00Z">
            <w:rPr/>
          </w:rPrChange>
        </w:rPr>
      </w:pPr>
      <w:r w:rsidRPr="008637A1">
        <w:rPr>
          <w:i/>
          <w:iCs/>
          <w:color w:val="747B70" w:themeColor="accent6" w:themeShade="BF"/>
          <w:rPrChange w:id="246" w:author="Feven, Lizzy (DCC)" w:date="2024-03-13T15:29:00Z">
            <w:rPr/>
          </w:rPrChange>
        </w:rPr>
        <w:t>Documentation shall detail (as an ArchiMate ‘Application Structure View’) each business process, and interactions with internal and external systems.</w:t>
      </w:r>
    </w:p>
    <w:p w14:paraId="0BD4E754" w14:textId="77777777" w:rsidR="00F4271C" w:rsidRPr="008637A1" w:rsidRDefault="00F4271C" w:rsidP="00F4271C">
      <w:pPr>
        <w:rPr>
          <w:i/>
          <w:iCs/>
          <w:color w:val="747B70" w:themeColor="accent6" w:themeShade="BF"/>
          <w:rPrChange w:id="247" w:author="Feven, Lizzy (DCC)" w:date="2024-03-13T15:29:00Z">
            <w:rPr/>
          </w:rPrChange>
        </w:rPr>
      </w:pPr>
      <w:r w:rsidRPr="008637A1">
        <w:rPr>
          <w:i/>
          <w:iCs/>
          <w:color w:val="747B70" w:themeColor="accent6" w:themeShade="BF"/>
          <w:rPrChange w:id="248" w:author="Feven, Lizzy (DCC)" w:date="2024-03-13T15:29:00Z">
            <w:rPr/>
          </w:rPrChange>
        </w:rPr>
        <w:t>Each Business Process shall detail the following:</w:t>
      </w:r>
    </w:p>
    <w:p w14:paraId="01BB2988" w14:textId="77777777" w:rsidR="00F4271C" w:rsidRPr="008637A1" w:rsidRDefault="00F4271C" w:rsidP="00F4271C">
      <w:pPr>
        <w:pStyle w:val="BodyTextNormal"/>
        <w:numPr>
          <w:ilvl w:val="0"/>
          <w:numId w:val="27"/>
        </w:numPr>
        <w:rPr>
          <w:i/>
          <w:iCs/>
          <w:color w:val="747B70" w:themeColor="accent6" w:themeShade="BF"/>
          <w:rPrChange w:id="249" w:author="Feven, Lizzy (DCC)" w:date="2024-03-13T15:29:00Z">
            <w:rPr/>
          </w:rPrChange>
        </w:rPr>
      </w:pPr>
      <w:r w:rsidRPr="008637A1">
        <w:rPr>
          <w:i/>
          <w:iCs/>
          <w:color w:val="747B70" w:themeColor="accent6" w:themeShade="BF"/>
          <w:rPrChange w:id="250" w:author="Feven, Lizzy (DCC)" w:date="2024-03-13T15:29:00Z">
            <w:rPr/>
          </w:rPrChange>
        </w:rPr>
        <w:t>High level business process (ArchiMate Business Process object)</w:t>
      </w:r>
    </w:p>
    <w:p w14:paraId="0434F9BC" w14:textId="5BC3C7C3" w:rsidR="00F4271C" w:rsidRPr="008637A1" w:rsidRDefault="00F4271C" w:rsidP="00F4271C">
      <w:pPr>
        <w:pStyle w:val="BodyTextNormal"/>
        <w:numPr>
          <w:ilvl w:val="0"/>
          <w:numId w:val="27"/>
        </w:numPr>
        <w:rPr>
          <w:i/>
          <w:iCs/>
          <w:color w:val="747B70" w:themeColor="accent6" w:themeShade="BF"/>
          <w:rPrChange w:id="251" w:author="Feven, Lizzy (DCC)" w:date="2024-03-13T15:29:00Z">
            <w:rPr/>
          </w:rPrChange>
        </w:rPr>
      </w:pPr>
      <w:r w:rsidRPr="008637A1">
        <w:rPr>
          <w:i/>
          <w:iCs/>
          <w:color w:val="747B70" w:themeColor="accent6" w:themeShade="BF"/>
          <w:rPrChange w:id="252" w:author="Feven, Lizzy (DCC)" w:date="2024-03-13T15:29:00Z">
            <w:rPr/>
          </w:rPrChange>
        </w:rPr>
        <w:t>Business owner of the process (Business Role object)</w:t>
      </w:r>
    </w:p>
    <w:p w14:paraId="00D36ED7" w14:textId="70415030" w:rsidR="00F4271C" w:rsidRPr="008637A1" w:rsidRDefault="00342EDE" w:rsidP="00F4271C">
      <w:pPr>
        <w:pStyle w:val="BodyTextNormal"/>
        <w:numPr>
          <w:ilvl w:val="0"/>
          <w:numId w:val="27"/>
        </w:numPr>
        <w:rPr>
          <w:i/>
          <w:iCs/>
          <w:color w:val="747B70" w:themeColor="accent6" w:themeShade="BF"/>
          <w:rPrChange w:id="253" w:author="Feven, Lizzy (DCC)" w:date="2024-03-13T15:29:00Z">
            <w:rPr/>
          </w:rPrChange>
        </w:rPr>
      </w:pPr>
      <w:r w:rsidRPr="008637A1">
        <w:rPr>
          <w:i/>
          <w:iCs/>
          <w:color w:val="747B70" w:themeColor="accent6" w:themeShade="BF"/>
          <w:rPrChange w:id="254" w:author="Feven, Lizzy (DCC)" w:date="2024-03-13T15:29:00Z">
            <w:rPr/>
          </w:rPrChange>
        </w:rPr>
        <w:lastRenderedPageBreak/>
        <w:t xml:space="preserve">High-Level </w:t>
      </w:r>
      <w:r w:rsidR="00F4271C" w:rsidRPr="008637A1">
        <w:rPr>
          <w:i/>
          <w:iCs/>
          <w:color w:val="747B70" w:themeColor="accent6" w:themeShade="BF"/>
          <w:rPrChange w:id="255" w:author="Feven, Lizzy (DCC)" w:date="2024-03-13T15:29:00Z">
            <w:rPr/>
          </w:rPrChange>
        </w:rPr>
        <w:t xml:space="preserve">Business Process defined in Business Process Modelling Language (BPMN) </w:t>
      </w:r>
    </w:p>
    <w:p w14:paraId="7599D75B" w14:textId="7C6E7A6C" w:rsidR="00F4271C" w:rsidRPr="008637A1" w:rsidRDefault="349F05F0" w:rsidP="00F4271C">
      <w:pPr>
        <w:pStyle w:val="BodyTextNormal"/>
        <w:numPr>
          <w:ilvl w:val="0"/>
          <w:numId w:val="27"/>
        </w:numPr>
        <w:rPr>
          <w:i/>
          <w:iCs/>
          <w:color w:val="747B70" w:themeColor="accent6" w:themeShade="BF"/>
          <w:rPrChange w:id="256" w:author="Feven, Lizzy (DCC)" w:date="2024-03-13T15:29:00Z">
            <w:rPr/>
          </w:rPrChange>
        </w:rPr>
      </w:pPr>
      <w:proofErr w:type="spellStart"/>
      <w:r w:rsidRPr="008637A1">
        <w:rPr>
          <w:i/>
          <w:iCs/>
          <w:color w:val="747B70" w:themeColor="accent6" w:themeShade="BF"/>
          <w:rPrChange w:id="257" w:author="Feven, Lizzy (DCC)" w:date="2024-03-13T15:29:00Z">
            <w:rPr/>
          </w:rPrChange>
        </w:rPr>
        <w:t>Bizz</w:t>
      </w:r>
      <w:r w:rsidR="1EBCF5F3" w:rsidRPr="008637A1">
        <w:rPr>
          <w:i/>
          <w:iCs/>
          <w:color w:val="747B70" w:themeColor="accent6" w:themeShade="BF"/>
          <w:rPrChange w:id="258" w:author="Feven, Lizzy (DCC)" w:date="2024-03-13T15:29:00Z">
            <w:rPr/>
          </w:rPrChange>
        </w:rPr>
        <w:t>d</w:t>
      </w:r>
      <w:r w:rsidRPr="008637A1">
        <w:rPr>
          <w:i/>
          <w:iCs/>
          <w:color w:val="747B70" w:themeColor="accent6" w:themeShade="BF"/>
          <w:rPrChange w:id="259" w:author="Feven, Lizzy (DCC)" w:date="2024-03-13T15:29:00Z">
            <w:rPr/>
          </w:rPrChange>
        </w:rPr>
        <w:t>esign</w:t>
      </w:r>
      <w:proofErr w:type="spellEnd"/>
      <w:r w:rsidRPr="008637A1">
        <w:rPr>
          <w:i/>
          <w:iCs/>
          <w:color w:val="747B70" w:themeColor="accent6" w:themeShade="BF"/>
          <w:rPrChange w:id="260" w:author="Feven, Lizzy (DCC)" w:date="2024-03-13T15:29:00Z">
            <w:rPr/>
          </w:rPrChange>
        </w:rPr>
        <w:t xml:space="preserve"> Cross-functional link between the ArchiMate Business Process Object and the BPMN business process</w:t>
      </w:r>
    </w:p>
    <w:bookmarkEnd w:id="242"/>
    <w:p w14:paraId="3D539E1E" w14:textId="2565B070" w:rsidR="00F4271C" w:rsidRPr="008637A1" w:rsidRDefault="349F05F0" w:rsidP="00F4271C">
      <w:pPr>
        <w:pStyle w:val="BodyTextNormal"/>
        <w:numPr>
          <w:ilvl w:val="0"/>
          <w:numId w:val="27"/>
        </w:numPr>
        <w:rPr>
          <w:i/>
          <w:iCs/>
          <w:color w:val="747B70" w:themeColor="accent6" w:themeShade="BF"/>
          <w:rPrChange w:id="261" w:author="Feven, Lizzy (DCC)" w:date="2024-03-13T15:29:00Z">
            <w:rPr/>
          </w:rPrChange>
        </w:rPr>
      </w:pPr>
      <w:proofErr w:type="spellStart"/>
      <w:r w:rsidRPr="008637A1">
        <w:rPr>
          <w:i/>
          <w:iCs/>
          <w:color w:val="747B70" w:themeColor="accent6" w:themeShade="BF"/>
          <w:rPrChange w:id="262" w:author="Feven, Lizzy (DCC)" w:date="2024-03-13T15:29:00Z">
            <w:rPr/>
          </w:rPrChange>
        </w:rPr>
        <w:t>Bizz</w:t>
      </w:r>
      <w:r w:rsidR="699E5BFF" w:rsidRPr="008637A1">
        <w:rPr>
          <w:i/>
          <w:iCs/>
          <w:color w:val="747B70" w:themeColor="accent6" w:themeShade="BF"/>
          <w:rPrChange w:id="263" w:author="Feven, Lizzy (DCC)" w:date="2024-03-13T15:29:00Z">
            <w:rPr/>
          </w:rPrChange>
        </w:rPr>
        <w:t>d</w:t>
      </w:r>
      <w:r w:rsidRPr="008637A1">
        <w:rPr>
          <w:i/>
          <w:iCs/>
          <w:color w:val="747B70" w:themeColor="accent6" w:themeShade="BF"/>
          <w:rPrChange w:id="264" w:author="Feven, Lizzy (DCC)" w:date="2024-03-13T15:29:00Z">
            <w:rPr/>
          </w:rPrChange>
        </w:rPr>
        <w:t>esign</w:t>
      </w:r>
      <w:proofErr w:type="spellEnd"/>
      <w:r w:rsidRPr="008637A1">
        <w:rPr>
          <w:i/>
          <w:iCs/>
          <w:color w:val="747B70" w:themeColor="accent6" w:themeShade="BF"/>
          <w:rPrChange w:id="265" w:author="Feven, Lizzy (DCC)" w:date="2024-03-13T15:29:00Z">
            <w:rPr/>
          </w:rPrChange>
        </w:rPr>
        <w:t xml:space="preserve"> Cross-functional link between the ArchiMate Business Role Objects and the BPMN Resources</w:t>
      </w:r>
    </w:p>
    <w:p w14:paraId="2445A619" w14:textId="68428A62" w:rsidR="00F4271C" w:rsidRPr="008637A1" w:rsidRDefault="00F4271C" w:rsidP="00F4271C">
      <w:pPr>
        <w:pStyle w:val="BodyTextNormal"/>
        <w:numPr>
          <w:ilvl w:val="0"/>
          <w:numId w:val="27"/>
        </w:numPr>
        <w:rPr>
          <w:i/>
          <w:iCs/>
          <w:color w:val="747B70" w:themeColor="accent6" w:themeShade="BF"/>
          <w:rPrChange w:id="266" w:author="Feven, Lizzy (DCC)" w:date="2024-03-13T15:29:00Z">
            <w:rPr/>
          </w:rPrChange>
        </w:rPr>
      </w:pPr>
      <w:r w:rsidRPr="008637A1">
        <w:rPr>
          <w:i/>
          <w:iCs/>
          <w:color w:val="747B70" w:themeColor="accent6" w:themeShade="BF"/>
          <w:rPrChange w:id="267" w:author="Feven, Lizzy (DCC)" w:date="2024-03-13T15:29:00Z">
            <w:rPr/>
          </w:rPrChange>
        </w:rPr>
        <w:t>Status of each business process shall have the object element status set to (new, current, changing, or deprecated)</w:t>
      </w:r>
    </w:p>
    <w:p w14:paraId="7364E28B" w14:textId="509225B2" w:rsidR="00B206E2" w:rsidRDefault="00B206E2" w:rsidP="00B206E2">
      <w:pPr>
        <w:pStyle w:val="Heading2"/>
      </w:pPr>
      <w:bookmarkStart w:id="268" w:name="_Toc84404477"/>
      <w:bookmarkStart w:id="269" w:name="_Hlk82509220"/>
      <w:r>
        <w:t>Measures of Performance</w:t>
      </w:r>
      <w:bookmarkEnd w:id="268"/>
    </w:p>
    <w:sdt>
      <w:sdtPr>
        <w:rPr>
          <w:i/>
          <w:iCs/>
        </w:rPr>
        <w:id w:val="1640310129"/>
        <w:placeholder>
          <w:docPart w:val="2E8E4CB1FCE249EAB3CEB383349A1CF0"/>
        </w:placeholder>
        <w:showingPlcHdr/>
        <w:text/>
      </w:sdtPr>
      <w:sdtContent>
        <w:p w14:paraId="11BD0DAF" w14:textId="7CC73362" w:rsidR="00906EEB" w:rsidRPr="00906EEB" w:rsidRDefault="00906EEB" w:rsidP="00906EEB">
          <w:pPr>
            <w:pStyle w:val="BodyTextNormal"/>
            <w:rPr>
              <w:i/>
              <w:iCs/>
            </w:rPr>
          </w:pPr>
          <w:r w:rsidRPr="00906EEB">
            <w:rPr>
              <w:rStyle w:val="PlaceholderText"/>
              <w:i/>
              <w:iCs/>
            </w:rPr>
            <w:t>Guidance:  These will normally be specified within contract schedule 2.2 ‘Appendix 1.  If this is a new project, then this section will contain the measures of effectiveness that will become part of schedule 2.2 appendix 1</w:t>
          </w:r>
        </w:p>
      </w:sdtContent>
    </w:sdt>
    <w:p w14:paraId="017CD5A9" w14:textId="047F17A0" w:rsidR="00B206E2" w:rsidRPr="00B206E2" w:rsidRDefault="00F02157" w:rsidP="00B206E2">
      <w:pPr>
        <w:pStyle w:val="BodyTextNormal"/>
      </w:pPr>
      <w:r>
        <w:t>Documentation shall detail the measures of performance that have been defined for the system and how these measures of performance meet the Measures of effectiveness</w:t>
      </w:r>
      <w:r w:rsidR="00C547F1">
        <w:t xml:space="preserve"> defined in the Conceptual Design.</w:t>
      </w:r>
      <w:r w:rsidR="00D07FBF">
        <w:t xml:space="preserve">  Th</w:t>
      </w:r>
      <w:r w:rsidR="002518C6">
        <w:t>e performance measure</w:t>
      </w:r>
      <w:r w:rsidR="00D07FBF">
        <w:t xml:space="preserve"> documentation </w:t>
      </w:r>
      <w:r w:rsidR="00842EE9">
        <w:t xml:space="preserve">is a deliverable for the FSM ‘Phase 2 – Contract’ CFDA Gate, expected </w:t>
      </w:r>
      <w:r w:rsidR="002518C6">
        <w:t>at the end of May 2024.</w:t>
      </w:r>
    </w:p>
    <w:p w14:paraId="7A3300E4" w14:textId="0B111948" w:rsidR="00497950" w:rsidRDefault="00497950" w:rsidP="00C00C4A">
      <w:pPr>
        <w:pStyle w:val="Heading2"/>
      </w:pPr>
      <w:bookmarkStart w:id="270" w:name="_Toc84404478"/>
      <w:bookmarkEnd w:id="269"/>
      <w:commentRangeStart w:id="271"/>
      <w:r>
        <w:t>Securi</w:t>
      </w:r>
      <w:r w:rsidR="003F0BEA">
        <w:t>ty</w:t>
      </w:r>
      <w:bookmarkEnd w:id="270"/>
      <w:commentRangeEnd w:id="271"/>
      <w:r w:rsidR="00AE7B23">
        <w:rPr>
          <w:rStyle w:val="CommentReference"/>
          <w:rFonts w:ascii="Arial" w:eastAsiaTheme="minorEastAsia" w:hAnsi="Arial" w:cs="Times New Roman"/>
          <w:b w:val="0"/>
          <w:bCs w:val="0"/>
          <w:iCs w:val="0"/>
          <w:color w:val="auto"/>
        </w:rPr>
        <w:commentReference w:id="271"/>
      </w:r>
    </w:p>
    <w:p w14:paraId="2A039BB3" w14:textId="456EE63D" w:rsidR="003F0BEA" w:rsidRPr="003F0BEA" w:rsidRDefault="29A96E04" w:rsidP="003F0BEA">
      <w:pPr>
        <w:pStyle w:val="BodyTextNormal"/>
      </w:pPr>
      <w:r>
        <w:t>Security design is detailed in the Security Architecture Document (SAD).  No additional documentation required.</w:t>
      </w:r>
    </w:p>
    <w:p w14:paraId="7B76B157" w14:textId="77777777" w:rsidR="00EC3D21" w:rsidRPr="005B1E6E" w:rsidRDefault="00EC3D21" w:rsidP="00EC3D21">
      <w:pPr>
        <w:pStyle w:val="BodyTextNormal"/>
      </w:pPr>
      <w:r w:rsidRPr="007910D2">
        <w:t>Proposed Security Components:</w:t>
      </w:r>
    </w:p>
    <w:p w14:paraId="137E4A26" w14:textId="77777777" w:rsidR="00EC3D21" w:rsidRPr="005B1E6E" w:rsidRDefault="00EC3D21" w:rsidP="00EC3D21">
      <w:pPr>
        <w:pStyle w:val="BodyTextNormal"/>
        <w:numPr>
          <w:ilvl w:val="0"/>
          <w:numId w:val="35"/>
        </w:numPr>
      </w:pPr>
      <w:r w:rsidRPr="005B1E6E">
        <w:t>SEC Compliant User Authentication</w:t>
      </w:r>
      <w:r>
        <w:t>.</w:t>
      </w:r>
    </w:p>
    <w:p w14:paraId="6EEF4AE0" w14:textId="77777777" w:rsidR="00EC3D21" w:rsidRPr="005B1E6E" w:rsidRDefault="00EC3D21" w:rsidP="00EC3D21">
      <w:pPr>
        <w:pStyle w:val="BodyTextNormal"/>
        <w:numPr>
          <w:ilvl w:val="1"/>
          <w:numId w:val="35"/>
        </w:numPr>
      </w:pPr>
      <w:r w:rsidRPr="005B1E6E">
        <w:t>DCC IDP Auth</w:t>
      </w:r>
      <w:r>
        <w:t>.</w:t>
      </w:r>
    </w:p>
    <w:p w14:paraId="6D18609E" w14:textId="77777777" w:rsidR="00EC3D21" w:rsidRPr="005B1E6E" w:rsidRDefault="00EC3D21" w:rsidP="00EC3D21">
      <w:pPr>
        <w:pStyle w:val="BodyTextNormal"/>
        <w:numPr>
          <w:ilvl w:val="1"/>
          <w:numId w:val="35"/>
        </w:numPr>
      </w:pPr>
      <w:r w:rsidRPr="005B1E6E">
        <w:t>3</w:t>
      </w:r>
      <w:r w:rsidRPr="005B1E6E">
        <w:rPr>
          <w:vertAlign w:val="superscript"/>
        </w:rPr>
        <w:t>rd</w:t>
      </w:r>
      <w:r w:rsidRPr="005B1E6E">
        <w:t xml:space="preserve"> Party IDP Auth</w:t>
      </w:r>
      <w:r>
        <w:t>.</w:t>
      </w:r>
    </w:p>
    <w:p w14:paraId="5B3F874E" w14:textId="77777777" w:rsidR="00EC3D21" w:rsidRPr="005B1E6E" w:rsidRDefault="00EC3D21" w:rsidP="00EC3D21">
      <w:pPr>
        <w:pStyle w:val="BodyTextNormal"/>
        <w:numPr>
          <w:ilvl w:val="0"/>
          <w:numId w:val="35"/>
        </w:numPr>
      </w:pPr>
      <w:r w:rsidRPr="005B1E6E">
        <w:t xml:space="preserve">Authenticated User Token </w:t>
      </w:r>
      <w:r>
        <w:t xml:space="preserve">is </w:t>
      </w:r>
      <w:r w:rsidRPr="005B1E6E">
        <w:t>exchanged with DCC SAML Token</w:t>
      </w:r>
      <w:r>
        <w:t>.</w:t>
      </w:r>
    </w:p>
    <w:p w14:paraId="2F36A98F" w14:textId="77777777" w:rsidR="00EC3D21" w:rsidRDefault="00EC3D21" w:rsidP="00EC3D21">
      <w:pPr>
        <w:pStyle w:val="BodyTextNormal"/>
        <w:numPr>
          <w:ilvl w:val="1"/>
          <w:numId w:val="35"/>
        </w:numPr>
      </w:pPr>
      <w:r w:rsidRPr="005B1E6E">
        <w:t>User groups and access rights are checked against allowed User Groups and Privileges for a given organisation</w:t>
      </w:r>
      <w:r>
        <w:t>.</w:t>
      </w:r>
    </w:p>
    <w:p w14:paraId="5F138DD7" w14:textId="77777777" w:rsidR="00EC3D21" w:rsidRPr="005B1E6E" w:rsidRDefault="00EC3D21" w:rsidP="00EC3D21">
      <w:pPr>
        <w:pStyle w:val="BodyTextNormal"/>
        <w:numPr>
          <w:ilvl w:val="1"/>
          <w:numId w:val="35"/>
        </w:numPr>
      </w:pPr>
      <w:r>
        <w:t>Single Sign On is used to authenticate Service Users to the FSM by the IDP Hub.</w:t>
      </w:r>
    </w:p>
    <w:p w14:paraId="0C356878" w14:textId="77777777" w:rsidR="00EC3D21" w:rsidRPr="005B1E6E" w:rsidRDefault="00EC3D21" w:rsidP="00EC3D21">
      <w:pPr>
        <w:pStyle w:val="BodyTextNormal"/>
        <w:numPr>
          <w:ilvl w:val="1"/>
          <w:numId w:val="35"/>
        </w:numPr>
      </w:pPr>
      <w:r w:rsidRPr="005B1E6E">
        <w:t>All applications (API gateway, DSP, CSP etc) validates DCC Token and checks against the User Groups &amp; Privileges before granting access to the requested resources</w:t>
      </w:r>
      <w:r>
        <w:t>.</w:t>
      </w:r>
    </w:p>
    <w:p w14:paraId="77F584A1" w14:textId="77777777" w:rsidR="00EC3D21" w:rsidRPr="005B1E6E" w:rsidRDefault="00EC3D21" w:rsidP="00EC3D21">
      <w:pPr>
        <w:pStyle w:val="BodyTextNormal"/>
        <w:numPr>
          <w:ilvl w:val="0"/>
          <w:numId w:val="35"/>
        </w:numPr>
      </w:pPr>
      <w:r w:rsidRPr="005B1E6E">
        <w:t>Communications between API Gateway and External Systems are secured using DCCKI certificates</w:t>
      </w:r>
      <w:r>
        <w:t>.</w:t>
      </w:r>
    </w:p>
    <w:p w14:paraId="3E4CE42A" w14:textId="7A65A866" w:rsidR="2AEF2018" w:rsidRDefault="00EC3D21" w:rsidP="2AEF2018">
      <w:pPr>
        <w:pStyle w:val="BodyTextNormal"/>
        <w:numPr>
          <w:ilvl w:val="0"/>
          <w:numId w:val="35"/>
        </w:numPr>
      </w:pPr>
      <w:r w:rsidRPr="005B1E6E">
        <w:t>SOC receives real-time Sys Logs from each application (API gateway, DSP, CSP etc) and correlates for any security breaches</w:t>
      </w:r>
      <w:r>
        <w:t>.</w:t>
      </w:r>
    </w:p>
    <w:p w14:paraId="24293874" w14:textId="79F0F116" w:rsidR="00EC3D21" w:rsidRDefault="00EC3D21" w:rsidP="00EC3D21">
      <w:pPr>
        <w:pStyle w:val="BodyTextNormal"/>
        <w:ind w:left="720"/>
      </w:pPr>
      <w:r>
        <w:rPr>
          <w:noProof/>
        </w:rPr>
        <w:lastRenderedPageBreak/>
        <w:drawing>
          <wp:inline distT="0" distB="0" distL="0" distR="0" wp14:anchorId="2B5DD5E6" wp14:editId="4291B25B">
            <wp:extent cx="6120765" cy="3937000"/>
            <wp:effectExtent l="0" t="0" r="0" b="6350"/>
            <wp:docPr id="176246087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60874" name="Picture 1" descr="A diagram of a computer network&#10;&#10;Description automatically generated"/>
                    <pic:cNvPicPr/>
                  </pic:nvPicPr>
                  <pic:blipFill>
                    <a:blip r:embed="rId31"/>
                    <a:stretch>
                      <a:fillRect/>
                    </a:stretch>
                  </pic:blipFill>
                  <pic:spPr>
                    <a:xfrm>
                      <a:off x="0" y="0"/>
                      <a:ext cx="6120765" cy="3937000"/>
                    </a:xfrm>
                    <a:prstGeom prst="rect">
                      <a:avLst/>
                    </a:prstGeom>
                  </pic:spPr>
                </pic:pic>
              </a:graphicData>
            </a:graphic>
          </wp:inline>
        </w:drawing>
      </w:r>
    </w:p>
    <w:p w14:paraId="4849FDB3" w14:textId="58B3A598" w:rsidR="003B077E" w:rsidRDefault="003B077E" w:rsidP="003B077E">
      <w:pPr>
        <w:pStyle w:val="Heading2"/>
      </w:pPr>
      <w:bookmarkStart w:id="272" w:name="_Toc84404479"/>
      <w:bookmarkStart w:id="273" w:name="_Hlk84319527"/>
      <w:commentRangeStart w:id="274"/>
      <w:commentRangeStart w:id="275"/>
      <w:r>
        <w:t>Validation</w:t>
      </w:r>
      <w:bookmarkEnd w:id="272"/>
      <w:commentRangeEnd w:id="274"/>
      <w:r w:rsidR="00F705E1">
        <w:rPr>
          <w:rStyle w:val="CommentReference"/>
          <w:rFonts w:ascii="Arial" w:eastAsiaTheme="minorEastAsia" w:hAnsi="Arial" w:cs="Times New Roman"/>
          <w:b w:val="0"/>
          <w:bCs w:val="0"/>
          <w:iCs w:val="0"/>
          <w:color w:val="auto"/>
        </w:rPr>
        <w:commentReference w:id="274"/>
      </w:r>
      <w:commentRangeEnd w:id="275"/>
      <w:r w:rsidR="006D4083">
        <w:rPr>
          <w:rStyle w:val="CommentReference"/>
          <w:rFonts w:ascii="Arial" w:eastAsiaTheme="minorEastAsia" w:hAnsi="Arial" w:cs="Times New Roman"/>
          <w:b w:val="0"/>
          <w:bCs w:val="0"/>
          <w:iCs w:val="0"/>
          <w:color w:val="auto"/>
        </w:rPr>
        <w:commentReference w:id="275"/>
      </w:r>
    </w:p>
    <w:sdt>
      <w:sdtPr>
        <w:rPr>
          <w:i/>
          <w:iCs/>
        </w:rPr>
        <w:id w:val="1099450796"/>
        <w:placeholder>
          <w:docPart w:val="E3407BF7D7424610B3F8F00B0DCDBDB0"/>
        </w:placeholder>
        <w:showingPlcHdr/>
        <w:text/>
      </w:sdtPr>
      <w:sdtContent>
        <w:p w14:paraId="5397CBB7" w14:textId="1F331806" w:rsidR="00906EEB" w:rsidRPr="00906EEB" w:rsidRDefault="00906EEB" w:rsidP="00906EEB">
          <w:pPr>
            <w:pStyle w:val="BodyTextNormal"/>
            <w:rPr>
              <w:i/>
              <w:iCs/>
            </w:rPr>
          </w:pPr>
          <w:r w:rsidRPr="00906EEB">
            <w:rPr>
              <w:rStyle w:val="PlaceholderText"/>
              <w:i/>
              <w:iCs/>
            </w:rPr>
            <w:t xml:space="preserve">Guidance: </w:t>
          </w:r>
          <w:r>
            <w:rPr>
              <w:rStyle w:val="PlaceholderText"/>
              <w:i/>
              <w:iCs/>
            </w:rPr>
            <w:t xml:space="preserve">Validation will normally be specified </w:t>
          </w:r>
          <w:r w:rsidRPr="00906EEB">
            <w:rPr>
              <w:rStyle w:val="PlaceholderText"/>
              <w:i/>
              <w:iCs/>
            </w:rPr>
            <w:t xml:space="preserve">within contract schedule </w:t>
          </w:r>
          <w:r>
            <w:rPr>
              <w:rStyle w:val="PlaceholderText"/>
              <w:i/>
              <w:iCs/>
            </w:rPr>
            <w:t>6.2</w:t>
          </w:r>
          <w:r w:rsidRPr="00906EEB">
            <w:rPr>
              <w:rStyle w:val="PlaceholderText"/>
              <w:i/>
              <w:iCs/>
            </w:rPr>
            <w:t xml:space="preserve">.  If this is a new project, then this section will contain </w:t>
          </w:r>
          <w:r>
            <w:rPr>
              <w:rStyle w:val="PlaceholderText"/>
              <w:i/>
              <w:iCs/>
            </w:rPr>
            <w:t>information to complete schedule 6.2</w:t>
          </w:r>
        </w:p>
      </w:sdtContent>
    </w:sdt>
    <w:bookmarkEnd w:id="273"/>
    <w:p w14:paraId="72BE33FA" w14:textId="456FB8B4" w:rsidR="00AE047C" w:rsidRDefault="00AE047C" w:rsidP="003B077E">
      <w:pPr>
        <w:pStyle w:val="BodyTextNormal"/>
      </w:pPr>
      <w:r>
        <w:t>D</w:t>
      </w:r>
      <w:r w:rsidR="003B077E">
        <w:t>ocument</w:t>
      </w:r>
      <w:r>
        <w:t>ation</w:t>
      </w:r>
      <w:r w:rsidR="003B077E">
        <w:t xml:space="preserve"> shall provide information on</w:t>
      </w:r>
      <w:r>
        <w:t xml:space="preserve"> how this system </w:t>
      </w:r>
      <w:r w:rsidR="00733485">
        <w:t xml:space="preserve">element </w:t>
      </w:r>
      <w:r>
        <w:t>will be validated:</w:t>
      </w:r>
    </w:p>
    <w:p w14:paraId="4AF50AFD" w14:textId="300F4252" w:rsidR="00AE047C" w:rsidRDefault="00AE047C" w:rsidP="00AE047C">
      <w:pPr>
        <w:pStyle w:val="BodyTextNormal"/>
        <w:numPr>
          <w:ilvl w:val="0"/>
          <w:numId w:val="26"/>
        </w:numPr>
      </w:pPr>
      <w:bookmarkStart w:id="276" w:name="_Hlk84319753"/>
      <w:r>
        <w:t>Validation Method</w:t>
      </w:r>
    </w:p>
    <w:p w14:paraId="1392DDC1" w14:textId="51431DF5" w:rsidR="00AE047C" w:rsidRDefault="00AE047C" w:rsidP="00AE047C">
      <w:pPr>
        <w:pStyle w:val="BodyTextNormal"/>
        <w:numPr>
          <w:ilvl w:val="0"/>
          <w:numId w:val="26"/>
        </w:numPr>
      </w:pPr>
      <w:r>
        <w:t>Validation Lifecycle (including environments)</w:t>
      </w:r>
    </w:p>
    <w:p w14:paraId="5C9BD65F" w14:textId="17271CEB" w:rsidR="003B077E" w:rsidRDefault="00AE047C" w:rsidP="003B077E">
      <w:pPr>
        <w:pStyle w:val="BodyTextNormal"/>
        <w:numPr>
          <w:ilvl w:val="0"/>
          <w:numId w:val="26"/>
        </w:numPr>
      </w:pPr>
      <w:r>
        <w:t xml:space="preserve">Temporary systems/services </w:t>
      </w:r>
      <w:r w:rsidR="00733485">
        <w:t xml:space="preserve">required </w:t>
      </w:r>
      <w:r>
        <w:t xml:space="preserve">to enable </w:t>
      </w:r>
      <w:proofErr w:type="gramStart"/>
      <w:r>
        <w:t>validation</w:t>
      </w:r>
      <w:proofErr w:type="gramEnd"/>
    </w:p>
    <w:p w14:paraId="528D2096" w14:textId="7DB28379" w:rsidR="00A96495" w:rsidRDefault="00A96495" w:rsidP="003B077E">
      <w:pPr>
        <w:pStyle w:val="BodyTextNormal"/>
        <w:numPr>
          <w:ilvl w:val="0"/>
          <w:numId w:val="26"/>
        </w:numPr>
      </w:pPr>
      <w:r>
        <w:t>Provision of test data</w:t>
      </w:r>
    </w:p>
    <w:p w14:paraId="1DD5AB51" w14:textId="08D9B447" w:rsidR="7E4B921F" w:rsidRDefault="7E4B921F" w:rsidP="3C4DF730">
      <w:pPr>
        <w:pStyle w:val="BodyTextNormal"/>
        <w:numPr>
          <w:ilvl w:val="0"/>
          <w:numId w:val="26"/>
        </w:numPr>
      </w:pPr>
      <w:r>
        <w:t>Provision of test devices</w:t>
      </w:r>
      <w:r w:rsidR="08443592">
        <w:t xml:space="preserve"> and </w:t>
      </w:r>
      <w:r w:rsidR="2B764E13">
        <w:t>environments</w:t>
      </w:r>
    </w:p>
    <w:p w14:paraId="6A9CCF62" w14:textId="010B2B92" w:rsidR="006C32FA" w:rsidRDefault="006C32FA" w:rsidP="006C32FA">
      <w:pPr>
        <w:pStyle w:val="Heading2"/>
        <w:rPr>
          <w:rFonts w:eastAsiaTheme="minorEastAsia" w:hint="eastAsia"/>
        </w:rPr>
      </w:pPr>
      <w:bookmarkStart w:id="277" w:name="_Toc84404480"/>
      <w:bookmarkStart w:id="278" w:name="_Hlk84319156"/>
      <w:bookmarkEnd w:id="276"/>
      <w:r w:rsidRPr="008207D8">
        <w:rPr>
          <w:rFonts w:eastAsiaTheme="minorEastAsia"/>
        </w:rPr>
        <w:t>Business Continuity Disaster Recovery</w:t>
      </w:r>
      <w:bookmarkEnd w:id="277"/>
    </w:p>
    <w:sdt>
      <w:sdtPr>
        <w:id w:val="1997988638"/>
        <w:placeholder>
          <w:docPart w:val="13922A53C9AC4CF8902414DA51C172C2"/>
        </w:placeholder>
        <w:showingPlcHdr/>
        <w:text/>
      </w:sdtPr>
      <w:sdtContent>
        <w:p w14:paraId="249321FC" w14:textId="033E1253" w:rsidR="00906EEB" w:rsidRPr="00906EEB" w:rsidRDefault="00906EEB" w:rsidP="00906EEB">
          <w:pPr>
            <w:pStyle w:val="BodyTextNormal"/>
          </w:pPr>
          <w:r w:rsidRPr="00906EEB">
            <w:rPr>
              <w:rStyle w:val="PlaceholderText"/>
              <w:i/>
              <w:iCs/>
            </w:rPr>
            <w:t xml:space="preserve">Guidance:  </w:t>
          </w:r>
          <w:r>
            <w:rPr>
              <w:rStyle w:val="PlaceholderText"/>
              <w:i/>
              <w:iCs/>
            </w:rPr>
            <w:t>BCDR</w:t>
          </w:r>
          <w:r w:rsidRPr="00906EEB">
            <w:rPr>
              <w:rStyle w:val="PlaceholderText"/>
              <w:i/>
              <w:iCs/>
            </w:rPr>
            <w:t xml:space="preserve"> will normally be specified within contract schedule </w:t>
          </w:r>
          <w:r>
            <w:rPr>
              <w:rStyle w:val="PlaceholderText"/>
              <w:i/>
              <w:iCs/>
            </w:rPr>
            <w:t>8.6</w:t>
          </w:r>
          <w:r w:rsidRPr="00906EEB">
            <w:rPr>
              <w:rStyle w:val="PlaceholderText"/>
              <w:i/>
              <w:iCs/>
            </w:rPr>
            <w:t xml:space="preserve">. </w:t>
          </w:r>
          <w:r>
            <w:rPr>
              <w:rStyle w:val="PlaceholderText"/>
              <w:i/>
              <w:iCs/>
            </w:rPr>
            <w:t xml:space="preserve"> RTO/RTO values must be specified within the system requirements</w:t>
          </w:r>
          <w:r w:rsidRPr="00906EEB">
            <w:rPr>
              <w:rStyle w:val="PlaceholderText"/>
              <w:i/>
              <w:iCs/>
            </w:rPr>
            <w:t xml:space="preserve"> </w:t>
          </w:r>
        </w:p>
      </w:sdtContent>
    </w:sdt>
    <w:bookmarkEnd w:id="278"/>
    <w:p w14:paraId="04F34241" w14:textId="4EE8892E" w:rsidR="00B36B48" w:rsidRPr="00B206E2" w:rsidRDefault="006C32FA" w:rsidP="00B36B48">
      <w:pPr>
        <w:pStyle w:val="BodyTextNormal"/>
      </w:pPr>
      <w:r>
        <w:t xml:space="preserve">Documentation shall detail how each system element is integrated into the DCC </w:t>
      </w:r>
      <w:r w:rsidRPr="008207D8">
        <w:t>Business Continuity Disaster Recovery</w:t>
      </w:r>
      <w:r>
        <w:t xml:space="preserve"> plan</w:t>
      </w:r>
      <w:r w:rsidR="008A58B0">
        <w:t xml:space="preserve"> as specified in DCC Schedu</w:t>
      </w:r>
      <w:r w:rsidR="00906EEB">
        <w:t>le 8.6</w:t>
      </w:r>
      <w:r w:rsidR="00B36B48">
        <w:t>.  The BCDR documentation is a deliverable for the FSM ‘Phase 2 – Contract’ CFDA Gate, expected at the end of May 2024.</w:t>
      </w:r>
    </w:p>
    <w:p w14:paraId="11B0B5A9" w14:textId="03417DAD" w:rsidR="000A4FF8" w:rsidRPr="00213B96" w:rsidRDefault="000A4FF8" w:rsidP="00213B96">
      <w:pPr>
        <w:pStyle w:val="BodyTextNormal"/>
      </w:pPr>
    </w:p>
    <w:p w14:paraId="74905903" w14:textId="77777777" w:rsidR="00213B96" w:rsidRDefault="00213B96">
      <w:pPr>
        <w:spacing w:before="0" w:after="0"/>
        <w:rPr>
          <w:rFonts w:ascii="Arial Bold" w:eastAsia="Times New Roman" w:hAnsi="Arial Bold" w:cs="Arial"/>
          <w:b/>
          <w:bCs/>
          <w:color w:val="1F144A" w:themeColor="text1"/>
          <w:kern w:val="32"/>
          <w:sz w:val="32"/>
          <w:szCs w:val="32"/>
        </w:rPr>
      </w:pPr>
      <w:bookmarkStart w:id="279" w:name="_Toc84404481"/>
      <w:r>
        <w:lastRenderedPageBreak/>
        <w:br w:type="page"/>
      </w:r>
    </w:p>
    <w:p w14:paraId="3ACA3FB3" w14:textId="3E5C4358" w:rsidR="00775EB4" w:rsidRPr="00775EB4" w:rsidRDefault="00775EB4" w:rsidP="00A74163">
      <w:pPr>
        <w:pStyle w:val="Heading1"/>
      </w:pPr>
      <w:r w:rsidRPr="00775EB4">
        <w:lastRenderedPageBreak/>
        <w:t>Document Review and Communication</w:t>
      </w:r>
      <w:bookmarkEnd w:id="41"/>
      <w:bookmarkEnd w:id="279"/>
    </w:p>
    <w:p w14:paraId="7BFA8FDD" w14:textId="740D76E1" w:rsidR="00775EB4" w:rsidRPr="00775EB4" w:rsidRDefault="00775EB4" w:rsidP="00A74163">
      <w:pPr>
        <w:autoSpaceDE w:val="0"/>
        <w:autoSpaceDN w:val="0"/>
        <w:adjustRightInd w:val="0"/>
        <w:spacing w:after="0"/>
        <w:rPr>
          <w:rFonts w:cs="Arial"/>
          <w:color w:val="000000"/>
        </w:rPr>
      </w:pPr>
      <w:r w:rsidRPr="00775EB4">
        <w:rPr>
          <w:rFonts w:cs="Arial"/>
          <w:color w:val="000000"/>
        </w:rPr>
        <w:t>This document will be reviewed by the document owner on an annual basis. An intermediate review may be conducted at any time should it be deemed necessary by events either internal or external to the Smart DCC.</w:t>
      </w:r>
    </w:p>
    <w:p w14:paraId="544A121F" w14:textId="632922AB" w:rsidR="001038F9" w:rsidRPr="001038F9" w:rsidRDefault="00775EB4" w:rsidP="000F0EC2">
      <w:pPr>
        <w:autoSpaceDE w:val="0"/>
        <w:autoSpaceDN w:val="0"/>
        <w:adjustRightInd w:val="0"/>
        <w:spacing w:after="0"/>
        <w:rPr>
          <w:rFonts w:asciiTheme="minorHAnsi" w:hAnsiTheme="minorHAnsi" w:cstheme="minorHAnsi"/>
          <w:color w:val="000000"/>
          <w:sz w:val="24"/>
        </w:rPr>
      </w:pPr>
      <w:r w:rsidRPr="04313830">
        <w:rPr>
          <w:rFonts w:cs="Arial"/>
          <w:color w:val="000000"/>
        </w:rPr>
        <w:t xml:space="preserve">Publication of a new version of this document will be controlled and communicated by the Smart DCC </w:t>
      </w:r>
      <w:r w:rsidR="002372AD">
        <w:rPr>
          <w:rFonts w:cs="Arial"/>
          <w:color w:val="000000"/>
        </w:rPr>
        <w:t>CTO</w:t>
      </w:r>
      <w:r w:rsidRPr="04313830">
        <w:rPr>
          <w:rFonts w:cs="Arial"/>
          <w:color w:val="000000"/>
        </w:rPr>
        <w:t>.</w:t>
      </w:r>
    </w:p>
    <w:p w14:paraId="734F8414" w14:textId="37973B4A" w:rsidR="00C313CD" w:rsidRDefault="00C313CD" w:rsidP="00263C57">
      <w:pPr>
        <w:pStyle w:val="BodyTextNormal"/>
        <w:jc w:val="center"/>
      </w:pPr>
    </w:p>
    <w:sectPr w:rsidR="00C313CD" w:rsidSect="00F622DB">
      <w:headerReference w:type="even" r:id="rId32"/>
      <w:headerReference w:type="default" r:id="rId33"/>
      <w:footerReference w:type="default" r:id="rId34"/>
      <w:headerReference w:type="first" r:id="rId35"/>
      <w:pgSz w:w="11907" w:h="16839" w:code="9"/>
      <w:pgMar w:top="1990" w:right="1134" w:bottom="1440" w:left="1134" w:header="340" w:footer="340" w:gutter="0"/>
      <w:cols w:space="708"/>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6" w:author="Feven, Lizzy (DCC)" w:date="2024-03-04T11:35:00Z" w:initials="LF">
    <w:p w14:paraId="64CBBF23" w14:textId="77777777" w:rsidR="0000712C" w:rsidRDefault="0000712C" w:rsidP="0000712C">
      <w:pPr>
        <w:pStyle w:val="CommentText"/>
      </w:pPr>
      <w:r>
        <w:rPr>
          <w:rStyle w:val="CommentReference"/>
        </w:rPr>
        <w:annotationRef/>
      </w:r>
      <w:r>
        <w:t>Should IDP Hub be included here?</w:t>
      </w:r>
    </w:p>
  </w:comment>
  <w:comment w:id="47" w:author="Feven, Lizzy (DCC)" w:date="2024-03-04T11:36:00Z" w:initials="LF">
    <w:p w14:paraId="36CD4227" w14:textId="77777777" w:rsidR="007D0B36" w:rsidRDefault="007D0B36" w:rsidP="007D0B36">
      <w:pPr>
        <w:pStyle w:val="CommentText"/>
      </w:pPr>
      <w:r>
        <w:rPr>
          <w:rStyle w:val="CommentReference"/>
        </w:rPr>
        <w:annotationRef/>
      </w:r>
      <w:r>
        <w:t>This section to be completed by Graham / Kurran</w:t>
      </w:r>
    </w:p>
  </w:comment>
  <w:comment w:id="85" w:author="Feven, Lizzy (DCC)" w:date="2024-03-04T11:36:00Z" w:initials="LF">
    <w:p w14:paraId="1552F71C" w14:textId="77777777" w:rsidR="009717CE" w:rsidRDefault="007D0B36" w:rsidP="009717CE">
      <w:pPr>
        <w:pStyle w:val="CommentText"/>
      </w:pPr>
      <w:r>
        <w:rPr>
          <w:rStyle w:val="CommentReference"/>
        </w:rPr>
        <w:annotationRef/>
      </w:r>
      <w:r w:rsidR="009717CE">
        <w:t>This section to be completed by Lizzy / Kurran 5/3/24</w:t>
      </w:r>
    </w:p>
  </w:comment>
  <w:comment w:id="160" w:author="Patel, Brijesh (DCC)" w:date="2024-05-17T15:15:00Z" w:initials="PB(">
    <w:p w14:paraId="69FE1300" w14:textId="77777777" w:rsidR="00956609" w:rsidRDefault="00956609" w:rsidP="00956609">
      <w:pPr>
        <w:pStyle w:val="CommentText"/>
      </w:pPr>
      <w:r>
        <w:rPr>
          <w:rStyle w:val="CommentReference"/>
        </w:rPr>
        <w:annotationRef/>
      </w:r>
      <w:r>
        <w:t>Need updated version - SOC addition</w:t>
      </w:r>
    </w:p>
  </w:comment>
  <w:comment w:id="172" w:author="Feven, Lizzy (DCC)" w:date="2024-03-04T11:37:00Z" w:initials="LF">
    <w:p w14:paraId="1908E848" w14:textId="128DA9D9" w:rsidR="000542FD" w:rsidRDefault="000542FD" w:rsidP="2AEF2018">
      <w:pPr>
        <w:pStyle w:val="CommentText"/>
      </w:pPr>
      <w:r>
        <w:rPr>
          <w:rStyle w:val="CommentReference"/>
        </w:rPr>
        <w:annotationRef/>
      </w:r>
      <w:r w:rsidR="2AEF2018">
        <w:t>Add table from Farid's visio; Add view from Bizz Design.  Lower level detail will be provided at the next gate</w:t>
      </w:r>
    </w:p>
  </w:comment>
  <w:comment w:id="173" w:author="Feven, Lizzy (DCC)" w:date="2024-05-09T13:33:00Z" w:initials="FL(">
    <w:p w14:paraId="528EA7CE" w14:textId="2B0280D2" w:rsidR="00BF613E" w:rsidRDefault="00BF613E" w:rsidP="00BF613E">
      <w:pPr>
        <w:pStyle w:val="CommentText"/>
      </w:pPr>
      <w:r>
        <w:rPr>
          <w:rStyle w:val="CommentReference"/>
        </w:rPr>
        <w:annotationRef/>
      </w:r>
      <w:r>
        <w:fldChar w:fldCharType="begin"/>
      </w:r>
      <w:r>
        <w:instrText>HYPERLINK "mailto:Brijesh.Patel@smartdcc.co.uk"</w:instrText>
      </w:r>
      <w:bookmarkStart w:id="174" w:name="_@_A982A690DB774EA2AAFB0B51723F5812Z"/>
      <w:r>
        <w:fldChar w:fldCharType="separate"/>
      </w:r>
      <w:bookmarkEnd w:id="174"/>
      <w:r w:rsidRPr="00BF613E">
        <w:rPr>
          <w:rStyle w:val="Mention"/>
          <w:noProof/>
        </w:rPr>
        <w:t>@Patel, Brijesh (DCC)</w:t>
      </w:r>
      <w:r>
        <w:fldChar w:fldCharType="end"/>
      </w:r>
      <w:r>
        <w:t xml:space="preserve"> </w:t>
      </w:r>
      <w:r>
        <w:fldChar w:fldCharType="begin"/>
      </w:r>
      <w:r>
        <w:instrText>HYPERLINK "mailto:Mark.Riley@smartdcc.co.uk"</w:instrText>
      </w:r>
      <w:bookmarkStart w:id="175" w:name="_@_A6DA5279D5374323B84CAC3D4A514699Z"/>
      <w:r>
        <w:fldChar w:fldCharType="separate"/>
      </w:r>
      <w:bookmarkEnd w:id="175"/>
      <w:r w:rsidRPr="00BF613E">
        <w:rPr>
          <w:rStyle w:val="Mention"/>
          <w:noProof/>
        </w:rPr>
        <w:t>@Riley, Mark (DCC)</w:t>
      </w:r>
      <w:r>
        <w:fldChar w:fldCharType="end"/>
      </w:r>
      <w:r>
        <w:t xml:space="preserve"> It was mentioned at the March workshops that I should add the table from Farids HLA.vsd here but I don’t think that’s the correct way forward as it’s so old.  Will you be able to help fill this section out please?</w:t>
      </w:r>
    </w:p>
  </w:comment>
  <w:comment w:id="184" w:author="Patel, Brijesh (DCC)" w:date="2024-05-17T15:15:00Z" w:initials="PB(">
    <w:p w14:paraId="662C5502" w14:textId="77777777" w:rsidR="00511544" w:rsidRDefault="00511544" w:rsidP="00511544">
      <w:pPr>
        <w:pStyle w:val="CommentText"/>
      </w:pPr>
      <w:r>
        <w:rPr>
          <w:rStyle w:val="CommentReference"/>
        </w:rPr>
        <w:annotationRef/>
      </w:r>
      <w:r>
        <w:t>Worth adding a section for logical data flows - Sandeep has a visio version sent in the RFP that we can use for this</w:t>
      </w:r>
    </w:p>
  </w:comment>
  <w:comment w:id="189" w:author="Feven, Lizzy (DCC)" w:date="2024-03-04T11:55:00Z" w:initials="LF">
    <w:p w14:paraId="25F90ECD" w14:textId="4BE17FEE" w:rsidR="00523760" w:rsidRDefault="00523760" w:rsidP="00523760">
      <w:pPr>
        <w:pStyle w:val="CommentText"/>
      </w:pPr>
      <w:r>
        <w:rPr>
          <w:rStyle w:val="CommentReference"/>
        </w:rPr>
        <w:annotationRef/>
      </w:r>
      <w:r>
        <w:t>Link this section to Data Strategy doc by Sandeep.  Also add extract of As-Is ER Model from Bizz Design</w:t>
      </w:r>
    </w:p>
  </w:comment>
  <w:comment w:id="190" w:author="Feven, Lizzy (DCC)" w:date="2024-05-09T13:34:00Z" w:initials="FL(">
    <w:p w14:paraId="230C65C3" w14:textId="046AFB20" w:rsidR="002034AF" w:rsidRDefault="002034AF" w:rsidP="002034AF">
      <w:pPr>
        <w:pStyle w:val="CommentText"/>
      </w:pPr>
      <w:r>
        <w:rPr>
          <w:rStyle w:val="CommentReference"/>
        </w:rPr>
        <w:annotationRef/>
      </w:r>
      <w:r>
        <w:fldChar w:fldCharType="begin"/>
      </w:r>
      <w:r>
        <w:instrText>HYPERLINK "mailto:Sandeep.Shinagare@smartdcc.co.uk"</w:instrText>
      </w:r>
      <w:bookmarkStart w:id="192" w:name="_@_10F56F0EF76F4B08BF62B6994E940DEEZ"/>
      <w:r>
        <w:fldChar w:fldCharType="separate"/>
      </w:r>
      <w:bookmarkEnd w:id="192"/>
      <w:r w:rsidRPr="002034AF">
        <w:rPr>
          <w:rStyle w:val="Mention"/>
          <w:noProof/>
        </w:rPr>
        <w:t>@Shinagare, Sandeep (DCC)</w:t>
      </w:r>
      <w:r>
        <w:fldChar w:fldCharType="end"/>
      </w:r>
      <w:r>
        <w:t xml:space="preserve"> Can you help with filling in this section please?</w:t>
      </w:r>
    </w:p>
  </w:comment>
  <w:comment w:id="191" w:author="Patel, Brijesh (DCC)" w:date="2024-05-17T15:13:00Z" w:initials="PB(">
    <w:p w14:paraId="14EC10EA" w14:textId="77777777" w:rsidR="00511544" w:rsidRDefault="00511544" w:rsidP="00511544">
      <w:pPr>
        <w:pStyle w:val="CommentText"/>
      </w:pPr>
      <w:r>
        <w:rPr>
          <w:rStyle w:val="CommentReference"/>
        </w:rPr>
        <w:annotationRef/>
      </w:r>
      <w:r>
        <w:t>Can reference Bizzdesign data models from Sandeep</w:t>
      </w:r>
    </w:p>
  </w:comment>
  <w:comment w:id="228" w:author="Feven, Lizzy (DCC)" w:date="2024-03-13T15:26:00Z" w:initials="LF">
    <w:p w14:paraId="4112C276" w14:textId="2952EE60" w:rsidR="00BD006A" w:rsidRDefault="00BD006A" w:rsidP="00BD006A">
      <w:pPr>
        <w:pStyle w:val="CommentText"/>
      </w:pPr>
      <w:r>
        <w:rPr>
          <w:rStyle w:val="CommentReference"/>
        </w:rPr>
        <w:annotationRef/>
      </w:r>
      <w:r>
        <w:t>Further update required by Sandeep</w:t>
      </w:r>
    </w:p>
  </w:comment>
  <w:comment w:id="229" w:author="Feven, Lizzy (DCC)" w:date="2024-05-09T13:34:00Z" w:initials="FL(">
    <w:p w14:paraId="2A38D67A" w14:textId="7CF94154" w:rsidR="009D77E0" w:rsidRDefault="009D77E0" w:rsidP="009D77E0">
      <w:pPr>
        <w:pStyle w:val="CommentText"/>
      </w:pPr>
      <w:r>
        <w:rPr>
          <w:rStyle w:val="CommentReference"/>
        </w:rPr>
        <w:annotationRef/>
      </w:r>
      <w:r>
        <w:fldChar w:fldCharType="begin"/>
      </w:r>
      <w:r>
        <w:instrText>HYPERLINK "mailto:Sandeep.Shinagare@smartdcc.co.uk"</w:instrText>
      </w:r>
      <w:bookmarkStart w:id="231" w:name="_@_F458248350A74A0F97765FDB3B01BC78Z"/>
      <w:r>
        <w:fldChar w:fldCharType="separate"/>
      </w:r>
      <w:bookmarkEnd w:id="231"/>
      <w:r w:rsidRPr="009D77E0">
        <w:rPr>
          <w:rStyle w:val="Mention"/>
          <w:noProof/>
        </w:rPr>
        <w:t>@Shinagare, Sandeep (DCC)</w:t>
      </w:r>
      <w:r>
        <w:fldChar w:fldCharType="end"/>
      </w:r>
      <w:r>
        <w:t xml:space="preserve"> And help with this one as well </w:t>
      </w:r>
    </w:p>
  </w:comment>
  <w:comment w:id="230" w:author="Patel, Brijesh (DCC)" w:date="2024-05-17T15:13:00Z" w:initials="PB(">
    <w:p w14:paraId="7273296A" w14:textId="77777777" w:rsidR="00511544" w:rsidRDefault="00511544" w:rsidP="00511544">
      <w:pPr>
        <w:pStyle w:val="CommentText"/>
      </w:pPr>
      <w:r>
        <w:rPr>
          <w:rStyle w:val="CommentReference"/>
        </w:rPr>
        <w:annotationRef/>
      </w:r>
      <w:r>
        <w:t>Referenced data strategy - re quality, ownership, stewardship</w:t>
      </w:r>
    </w:p>
    <w:p w14:paraId="4708B188" w14:textId="77777777" w:rsidR="00511544" w:rsidRDefault="00511544" w:rsidP="00511544">
      <w:pPr>
        <w:pStyle w:val="CommentText"/>
      </w:pPr>
    </w:p>
    <w:p w14:paraId="57B826B9" w14:textId="1989417E" w:rsidR="00511544" w:rsidRDefault="00511544" w:rsidP="00511544">
      <w:pPr>
        <w:pStyle w:val="CommentText"/>
      </w:pPr>
      <w:r>
        <w:fldChar w:fldCharType="begin"/>
      </w:r>
      <w:r>
        <w:instrText>HYPERLINK "mailto:Lizzy.Feven@smartdcc.co.uk"</w:instrText>
      </w:r>
      <w:bookmarkStart w:id="232" w:name="_@_7E5E810426784331BE4C669A5EA6E76BZ"/>
      <w:r>
        <w:fldChar w:fldCharType="separate"/>
      </w:r>
      <w:bookmarkEnd w:id="232"/>
      <w:r w:rsidRPr="00511544">
        <w:rPr>
          <w:rStyle w:val="Mention"/>
          <w:noProof/>
        </w:rPr>
        <w:t>@Feven, Lizzy (DCC)</w:t>
      </w:r>
      <w:r>
        <w:fldChar w:fldCharType="end"/>
      </w:r>
      <w:r>
        <w:t xml:space="preserve"> - where did the content of this section come from?</w:t>
      </w:r>
    </w:p>
  </w:comment>
  <w:comment w:id="243" w:author="Feven, Lizzy (DCC)" w:date="2024-03-04T13:17:00Z" w:initials="FL(">
    <w:p w14:paraId="2D716B00" w14:textId="248D2902" w:rsidR="00B92034" w:rsidRDefault="00B92034" w:rsidP="00B92034">
      <w:pPr>
        <w:pStyle w:val="CommentText"/>
      </w:pPr>
      <w:r>
        <w:rPr>
          <w:rStyle w:val="CommentReference"/>
        </w:rPr>
        <w:annotationRef/>
      </w:r>
      <w:r>
        <w:t>To be completed with Graham / Kurran</w:t>
      </w:r>
    </w:p>
  </w:comment>
  <w:comment w:id="244" w:author="Feven, Lizzy (DCC)" w:date="2024-05-09T14:09:00Z" w:initials="LF">
    <w:p w14:paraId="3FFF0F10" w14:textId="77777777" w:rsidR="005E4124" w:rsidRDefault="005E4124" w:rsidP="005E4124">
      <w:pPr>
        <w:pStyle w:val="CommentText"/>
      </w:pPr>
      <w:r>
        <w:rPr>
          <w:rStyle w:val="CommentReference"/>
        </w:rPr>
        <w:annotationRef/>
      </w:r>
      <w:r>
        <w:t>Proposed Work Off item - need supplier input and collaborative solutioning will provide greater depth of understanding</w:t>
      </w:r>
    </w:p>
  </w:comment>
  <w:comment w:id="271" w:author="Feven, Lizzy (DCC)" w:date="2024-03-04T13:23:00Z" w:initials="FL(">
    <w:p w14:paraId="327742FD" w14:textId="54310796" w:rsidR="00AE7B23" w:rsidRDefault="00AE7B23" w:rsidP="00AE7B23">
      <w:pPr>
        <w:pStyle w:val="CommentText"/>
      </w:pPr>
      <w:r>
        <w:rPr>
          <w:rStyle w:val="CommentReference"/>
        </w:rPr>
        <w:annotationRef/>
      </w:r>
      <w:r>
        <w:t>Are you expecting a specific document here?  Is this something Chiboy needs to produce?  Is there a template?</w:t>
      </w:r>
    </w:p>
  </w:comment>
  <w:comment w:id="274" w:author="Feven, Lizzy (DCC)" w:date="2024-03-04T13:26:00Z" w:initials="FL(">
    <w:p w14:paraId="2B703223" w14:textId="77777777" w:rsidR="00F705E1" w:rsidRDefault="00F705E1" w:rsidP="00F705E1">
      <w:pPr>
        <w:pStyle w:val="CommentText"/>
      </w:pPr>
      <w:r>
        <w:rPr>
          <w:rStyle w:val="CommentReference"/>
        </w:rPr>
        <w:annotationRef/>
      </w:r>
      <w:r>
        <w:t>Asked Paul Macintosh for assistance filling this section in</w:t>
      </w:r>
    </w:p>
  </w:comment>
  <w:comment w:id="275" w:author="Feven, Lizzy (DCC)" w:date="2024-05-10T08:25:00Z" w:initials="FL(">
    <w:p w14:paraId="669431C4" w14:textId="77777777" w:rsidR="006D4083" w:rsidRDefault="006D4083" w:rsidP="006D4083">
      <w:pPr>
        <w:pStyle w:val="CommentText"/>
      </w:pPr>
      <w:r>
        <w:rPr>
          <w:rStyle w:val="CommentReference"/>
        </w:rPr>
        <w:annotationRef/>
      </w:r>
      <w:r>
        <w:t>Forwarded section headers to Sarah Daniells for 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4CBBF23" w15:done="1"/>
  <w15:commentEx w15:paraId="36CD4227" w15:done="0"/>
  <w15:commentEx w15:paraId="1552F71C" w15:done="0"/>
  <w15:commentEx w15:paraId="69FE1300" w15:done="0"/>
  <w15:commentEx w15:paraId="1908E848" w15:done="0"/>
  <w15:commentEx w15:paraId="528EA7CE" w15:paraIdParent="1908E848" w15:done="0"/>
  <w15:commentEx w15:paraId="662C5502" w15:done="0"/>
  <w15:commentEx w15:paraId="25F90ECD" w15:done="0"/>
  <w15:commentEx w15:paraId="230C65C3" w15:paraIdParent="25F90ECD" w15:done="0"/>
  <w15:commentEx w15:paraId="14EC10EA" w15:paraIdParent="25F90ECD" w15:done="0"/>
  <w15:commentEx w15:paraId="4112C276" w15:done="0"/>
  <w15:commentEx w15:paraId="2A38D67A" w15:paraIdParent="4112C276" w15:done="0"/>
  <w15:commentEx w15:paraId="57B826B9" w15:paraIdParent="4112C276" w15:done="0"/>
  <w15:commentEx w15:paraId="2D716B00" w15:done="0"/>
  <w15:commentEx w15:paraId="3FFF0F10" w15:paraIdParent="2D716B00" w15:done="0"/>
  <w15:commentEx w15:paraId="327742FD" w15:done="0"/>
  <w15:commentEx w15:paraId="2B703223" w15:done="0"/>
  <w15:commentEx w15:paraId="669431C4" w15:paraIdParent="2B7032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56C5A2A" w16cex:dateUtc="2024-03-04T11:35:00Z"/>
  <w16cex:commentExtensible w16cex:durableId="0C761D3C" w16cex:dateUtc="2024-03-04T11:36:00Z"/>
  <w16cex:commentExtensible w16cex:durableId="1E8B049F" w16cex:dateUtc="2024-03-04T11:36:00Z"/>
  <w16cex:commentExtensible w16cex:durableId="11DFD618" w16cex:dateUtc="2024-05-17T14:15:00Z"/>
  <w16cex:commentExtensible w16cex:durableId="40E9D8F6" w16cex:dateUtc="2024-03-04T11:37:00Z"/>
  <w16cex:commentExtensible w16cex:durableId="76524139" w16cex:dateUtc="2024-05-09T12:33:00Z"/>
  <w16cex:commentExtensible w16cex:durableId="4ECC21C5" w16cex:dateUtc="2024-05-17T14:15:00Z"/>
  <w16cex:commentExtensible w16cex:durableId="1DA94FCC" w16cex:dateUtc="2024-03-04T11:55:00Z"/>
  <w16cex:commentExtensible w16cex:durableId="6FE6F335" w16cex:dateUtc="2024-05-09T12:34:00Z"/>
  <w16cex:commentExtensible w16cex:durableId="0D5020C6" w16cex:dateUtc="2024-05-17T14:13:00Z"/>
  <w16cex:commentExtensible w16cex:durableId="74564650" w16cex:dateUtc="2024-03-13T15:26:00Z"/>
  <w16cex:commentExtensible w16cex:durableId="76606355" w16cex:dateUtc="2024-05-09T12:34:00Z"/>
  <w16cex:commentExtensible w16cex:durableId="2C17C571" w16cex:dateUtc="2024-05-17T14:13:00Z"/>
  <w16cex:commentExtensible w16cex:durableId="22C48AA5" w16cex:dateUtc="2024-03-04T13:17:00Z"/>
  <w16cex:commentExtensible w16cex:durableId="4ECEE7C6" w16cex:dateUtc="2024-05-09T13:09:00Z"/>
  <w16cex:commentExtensible w16cex:durableId="141C86ED" w16cex:dateUtc="2024-03-04T13:23:00Z"/>
  <w16cex:commentExtensible w16cex:durableId="2F27AAA7" w16cex:dateUtc="2024-03-04T13:26:00Z"/>
  <w16cex:commentExtensible w16cex:durableId="49530608" w16cex:dateUtc="2024-05-10T07: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4CBBF23" w16cid:durableId="656C5A2A"/>
  <w16cid:commentId w16cid:paraId="36CD4227" w16cid:durableId="0C761D3C"/>
  <w16cid:commentId w16cid:paraId="1552F71C" w16cid:durableId="1E8B049F"/>
  <w16cid:commentId w16cid:paraId="69FE1300" w16cid:durableId="11DFD618"/>
  <w16cid:commentId w16cid:paraId="1908E848" w16cid:durableId="40E9D8F6"/>
  <w16cid:commentId w16cid:paraId="528EA7CE" w16cid:durableId="76524139"/>
  <w16cid:commentId w16cid:paraId="662C5502" w16cid:durableId="4ECC21C5"/>
  <w16cid:commentId w16cid:paraId="25F90ECD" w16cid:durableId="1DA94FCC"/>
  <w16cid:commentId w16cid:paraId="230C65C3" w16cid:durableId="6FE6F335"/>
  <w16cid:commentId w16cid:paraId="14EC10EA" w16cid:durableId="0D5020C6"/>
  <w16cid:commentId w16cid:paraId="4112C276" w16cid:durableId="74564650"/>
  <w16cid:commentId w16cid:paraId="2A38D67A" w16cid:durableId="76606355"/>
  <w16cid:commentId w16cid:paraId="57B826B9" w16cid:durableId="2C17C571"/>
  <w16cid:commentId w16cid:paraId="2D716B00" w16cid:durableId="22C48AA5"/>
  <w16cid:commentId w16cid:paraId="3FFF0F10" w16cid:durableId="4ECEE7C6"/>
  <w16cid:commentId w16cid:paraId="327742FD" w16cid:durableId="141C86ED"/>
  <w16cid:commentId w16cid:paraId="2B703223" w16cid:durableId="2F27AAA7"/>
  <w16cid:commentId w16cid:paraId="669431C4" w16cid:durableId="495306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B2BD7E" w14:textId="77777777" w:rsidR="00664788" w:rsidRDefault="00664788" w:rsidP="00FA568E">
      <w:pPr>
        <w:spacing w:after="0"/>
      </w:pPr>
      <w:r>
        <w:separator/>
      </w:r>
    </w:p>
  </w:endnote>
  <w:endnote w:type="continuationSeparator" w:id="0">
    <w:p w14:paraId="27412D3A" w14:textId="77777777" w:rsidR="00664788" w:rsidRDefault="00664788" w:rsidP="00FA568E">
      <w:pPr>
        <w:spacing w:after="0"/>
      </w:pPr>
      <w:r>
        <w:continuationSeparator/>
      </w:r>
    </w:p>
  </w:endnote>
  <w:endnote w:type="continuationNotice" w:id="1">
    <w:p w14:paraId="248B99DC" w14:textId="77777777" w:rsidR="00664788" w:rsidRDefault="0066478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20B0704020202020204"/>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A0A26" w14:textId="77777777" w:rsidR="00265C0F" w:rsidRDefault="00265C0F" w:rsidP="00961D4F">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E440AC" w14:textId="77777777" w:rsidR="00265C0F" w:rsidRDefault="00265C0F" w:rsidP="00FF4EC2">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A2499" w14:textId="4B26B902" w:rsidR="00265C0F" w:rsidRDefault="00B65EEC" w:rsidP="00FF4EC2">
    <w:pPr>
      <w:framePr w:wrap="around" w:vAnchor="text" w:hAnchor="margin" w:xAlign="right" w:y="1"/>
      <w:rPr>
        <w:rStyle w:val="PageNumber"/>
      </w:rPr>
    </w:pPr>
    <w:r>
      <w:rPr>
        <w:noProof/>
      </w:rPr>
      <mc:AlternateContent>
        <mc:Choice Requires="wps">
          <w:drawing>
            <wp:anchor distT="0" distB="0" distL="114300" distR="114300" simplePos="0" relativeHeight="251658245" behindDoc="0" locked="0" layoutInCell="0" allowOverlap="1" wp14:anchorId="27946E39" wp14:editId="03EAF7B6">
              <wp:simplePos x="0" y="9403953"/>
              <wp:positionH relativeFrom="page">
                <wp:align>center</wp:align>
              </wp:positionH>
              <wp:positionV relativeFrom="page">
                <wp:align>bottom</wp:align>
              </wp:positionV>
              <wp:extent cx="7772400" cy="463550"/>
              <wp:effectExtent l="0" t="0" r="0" b="12700"/>
              <wp:wrapNone/>
              <wp:docPr id="7" name="MSIPCMd0dc417e826238c036d63204" descr="{&quot;HashCode&quot;:2052356286,&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594FEB" w14:textId="1809AF3F" w:rsidR="00B65EEC" w:rsidRPr="00B65EEC" w:rsidRDefault="00B65EEC" w:rsidP="00B65EEC">
                          <w:pPr>
                            <w:spacing w:before="0" w:after="0"/>
                            <w:jc w:val="center"/>
                            <w:rPr>
                              <w:rFonts w:ascii="Calibri" w:hAnsi="Calibri" w:cs="Calibri"/>
                              <w:color w:val="FF0000"/>
                            </w:rPr>
                          </w:pPr>
                          <w:r w:rsidRPr="00B65EEC">
                            <w:rPr>
                              <w:rFonts w:ascii="Calibri" w:hAnsi="Calibri" w:cs="Calibri"/>
                              <w:color w:val="FF0000"/>
                            </w:rPr>
                            <w:t>DCC Controlled</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27946E39" id="_x0000_t202" coordsize="21600,21600" o:spt="202" path="m,l,21600r21600,l21600,xe">
              <v:stroke joinstyle="miter"/>
              <v:path gradientshapeok="t" o:connecttype="rect"/>
            </v:shapetype>
            <v:shape id="MSIPCMd0dc417e826238c036d63204" o:spid="_x0000_s1027" type="#_x0000_t202" alt="{&quot;HashCode&quot;:2052356286,&quot;Height&quot;:9999999.0,&quot;Width&quot;:9999999.0,&quot;Placement&quot;:&quot;Footer&quot;,&quot;Index&quot;:&quot;Primary&quot;,&quot;Section&quot;:1,&quot;Top&quot;:0.0,&quot;Left&quot;:0.0}" style="position:absolute;margin-left:0;margin-top:0;width:612pt;height:36.5pt;z-index:251658245;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7D594FEB" w14:textId="1809AF3F" w:rsidR="00B65EEC" w:rsidRPr="00B65EEC" w:rsidRDefault="00B65EEC" w:rsidP="00B65EEC">
                    <w:pPr>
                      <w:spacing w:before="0" w:after="0"/>
                      <w:jc w:val="center"/>
                      <w:rPr>
                        <w:rFonts w:ascii="Calibri" w:hAnsi="Calibri" w:cs="Calibri"/>
                        <w:color w:val="FF0000"/>
                      </w:rPr>
                    </w:pPr>
                    <w:r w:rsidRPr="00B65EEC">
                      <w:rPr>
                        <w:rFonts w:ascii="Calibri" w:hAnsi="Calibri" w:cs="Calibri"/>
                        <w:color w:val="FF0000"/>
                      </w:rPr>
                      <w:t>DCC Controlled</w:t>
                    </w:r>
                  </w:p>
                </w:txbxContent>
              </v:textbox>
              <w10:wrap anchorx="page" anchory="page"/>
            </v:shape>
          </w:pict>
        </mc:Fallback>
      </mc:AlternateContent>
    </w:r>
    <w:r w:rsidR="00265C0F">
      <w:rPr>
        <w:rStyle w:val="PageNumber"/>
      </w:rPr>
      <w:fldChar w:fldCharType="begin"/>
    </w:r>
    <w:r w:rsidR="00265C0F">
      <w:rPr>
        <w:rStyle w:val="PageNumber"/>
      </w:rPr>
      <w:instrText xml:space="preserve">PAGE  </w:instrText>
    </w:r>
    <w:r w:rsidR="00265C0F">
      <w:rPr>
        <w:rStyle w:val="PageNumber"/>
      </w:rPr>
      <w:fldChar w:fldCharType="separate"/>
    </w:r>
    <w:r w:rsidR="00265C0F">
      <w:rPr>
        <w:rStyle w:val="PageNumber"/>
        <w:noProof/>
      </w:rPr>
      <w:t>1</w:t>
    </w:r>
    <w:r w:rsidR="00265C0F">
      <w:rPr>
        <w:rStyle w:val="PageNumber"/>
      </w:rPr>
      <w:fldChar w:fldCharType="end"/>
    </w:r>
  </w:p>
  <w:p w14:paraId="1E4AE517" w14:textId="77777777" w:rsidR="00265C0F" w:rsidRDefault="00265C0F" w:rsidP="00FF4EC2">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B09B9" w14:textId="3BC984A7" w:rsidR="00265C0F" w:rsidRDefault="00B65EEC" w:rsidP="00FF4EC2">
    <w:pPr>
      <w:ind w:right="360"/>
    </w:pPr>
    <w:r>
      <w:rPr>
        <w:noProof/>
      </w:rPr>
      <mc:AlternateContent>
        <mc:Choice Requires="wps">
          <w:drawing>
            <wp:anchor distT="0" distB="0" distL="114300" distR="114300" simplePos="0" relativeHeight="251658246" behindDoc="0" locked="0" layoutInCell="0" allowOverlap="1" wp14:anchorId="3CF2BEC7" wp14:editId="5290DA0C">
              <wp:simplePos x="0" y="0"/>
              <wp:positionH relativeFrom="page">
                <wp:align>center</wp:align>
              </wp:positionH>
              <wp:positionV relativeFrom="page">
                <wp:align>bottom</wp:align>
              </wp:positionV>
              <wp:extent cx="7772400" cy="463550"/>
              <wp:effectExtent l="0" t="0" r="0" b="12700"/>
              <wp:wrapNone/>
              <wp:docPr id="8" name="MSIPCM19384820a1cb9788b7a1eba5" descr="{&quot;HashCode&quot;:2052356286,&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FA41756" w14:textId="6B85DA28" w:rsidR="00B65EEC" w:rsidRPr="00B65EEC" w:rsidRDefault="00B65EEC" w:rsidP="00B65EEC">
                          <w:pPr>
                            <w:spacing w:before="0" w:after="0"/>
                            <w:jc w:val="center"/>
                            <w:rPr>
                              <w:rFonts w:ascii="Calibri" w:hAnsi="Calibri" w:cs="Calibri"/>
                              <w:color w:val="FF0000"/>
                            </w:rPr>
                          </w:pPr>
                          <w:r w:rsidRPr="00B65EEC">
                            <w:rPr>
                              <w:rFonts w:ascii="Calibri" w:hAnsi="Calibri" w:cs="Calibri"/>
                              <w:color w:val="FF0000"/>
                            </w:rPr>
                            <w:t>DCC Controlled</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CF2BEC7" id="_x0000_t202" coordsize="21600,21600" o:spt="202" path="m,l,21600r21600,l21600,xe">
              <v:stroke joinstyle="miter"/>
              <v:path gradientshapeok="t" o:connecttype="rect"/>
            </v:shapetype>
            <v:shape id="MSIPCM19384820a1cb9788b7a1eba5" o:spid="_x0000_s1029" type="#_x0000_t202" alt="{&quot;HashCode&quot;:2052356286,&quot;Height&quot;:9999999.0,&quot;Width&quot;:9999999.0,&quot;Placement&quot;:&quot;Footer&quot;,&quot;Index&quot;:&quot;FirstPage&quot;,&quot;Section&quot;:1,&quot;Top&quot;:0.0,&quot;Left&quot;:0.0}" style="position:absolute;margin-left:0;margin-top:0;width:612pt;height:36.5pt;z-index:251658246;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LRExpsZAgAALQQAAA4AAAAAAAAAAAAAAAAALgIAAGRycy9lMm9Eb2MueG1sUEsBAi0AFAAGAAgA&#10;AAAhAL4fCrfaAAAABQEAAA8AAAAAAAAAAAAAAAAAcwQAAGRycy9kb3ducmV2LnhtbFBLBQYAAAAA&#10;BAAEAPMAAAB6BQAAAAA=&#10;" o:allowincell="f" filled="f" stroked="f" strokeweight=".5pt">
              <v:textbox inset=",0,,0">
                <w:txbxContent>
                  <w:p w14:paraId="3FA41756" w14:textId="6B85DA28" w:rsidR="00B65EEC" w:rsidRPr="00B65EEC" w:rsidRDefault="00B65EEC" w:rsidP="00B65EEC">
                    <w:pPr>
                      <w:spacing w:before="0" w:after="0"/>
                      <w:jc w:val="center"/>
                      <w:rPr>
                        <w:rFonts w:ascii="Calibri" w:hAnsi="Calibri" w:cs="Calibri"/>
                        <w:color w:val="FF0000"/>
                      </w:rPr>
                    </w:pPr>
                    <w:r w:rsidRPr="00B65EEC">
                      <w:rPr>
                        <w:rFonts w:ascii="Calibri" w:hAnsi="Calibri" w:cs="Calibri"/>
                        <w:color w:val="FF0000"/>
                      </w:rPr>
                      <w:t>DCC Controlled</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32E3F" w14:textId="09640F6C" w:rsidR="00265C0F" w:rsidRPr="00A11CA5" w:rsidRDefault="00B65EEC" w:rsidP="00846A64">
    <w:pPr>
      <w:pStyle w:val="Footer"/>
      <w:framePr w:wrap="around" w:vAnchor="text" w:hAnchor="page" w:x="15345" w:y="214"/>
      <w:jc w:val="right"/>
      <w:rPr>
        <w:sz w:val="20"/>
        <w:szCs w:val="20"/>
      </w:rPr>
    </w:pPr>
    <w:r>
      <w:rPr>
        <w:noProof/>
        <w:sz w:val="20"/>
        <w:szCs w:val="20"/>
      </w:rPr>
      <mc:AlternateContent>
        <mc:Choice Requires="wps">
          <w:drawing>
            <wp:anchor distT="0" distB="0" distL="114300" distR="114300" simplePos="0" relativeHeight="251658247" behindDoc="0" locked="0" layoutInCell="0" allowOverlap="1" wp14:anchorId="5EB065E5" wp14:editId="41EDF767">
              <wp:simplePos x="0" y="0"/>
              <wp:positionH relativeFrom="page">
                <wp:align>center</wp:align>
              </wp:positionH>
              <wp:positionV relativeFrom="page">
                <wp:align>bottom</wp:align>
              </wp:positionV>
              <wp:extent cx="7772400" cy="463550"/>
              <wp:effectExtent l="0" t="0" r="0" b="12700"/>
              <wp:wrapNone/>
              <wp:docPr id="9" name="MSIPCM22504202a695947b9e9afeb9" descr="{&quot;HashCode&quot;:2052356286,&quot;Height&quot;:9999999.0,&quot;Width&quot;:9999999.0,&quot;Placement&quot;:&quot;Foot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7FAC3F3" w14:textId="25B54DD0" w:rsidR="00B65EEC" w:rsidRPr="00B65EEC" w:rsidRDefault="00B65EEC" w:rsidP="00B65EEC">
                          <w:pPr>
                            <w:spacing w:before="0" w:after="0"/>
                            <w:jc w:val="center"/>
                            <w:rPr>
                              <w:rFonts w:ascii="Calibri" w:hAnsi="Calibri" w:cs="Calibri"/>
                              <w:color w:val="FF0000"/>
                            </w:rPr>
                          </w:pPr>
                          <w:r w:rsidRPr="00B65EEC">
                            <w:rPr>
                              <w:rFonts w:ascii="Calibri" w:hAnsi="Calibri" w:cs="Calibri"/>
                              <w:color w:val="FF0000"/>
                            </w:rPr>
                            <w:t>DCC Controlled</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EB065E5" id="_x0000_t202" coordsize="21600,21600" o:spt="202" path="m,l,21600r21600,l21600,xe">
              <v:stroke joinstyle="miter"/>
              <v:path gradientshapeok="t" o:connecttype="rect"/>
            </v:shapetype>
            <v:shape id="MSIPCM22504202a695947b9e9afeb9" o:spid="_x0000_s1031" type="#_x0000_t202" alt="{&quot;HashCode&quot;:2052356286,&quot;Height&quot;:9999999.0,&quot;Width&quot;:9999999.0,&quot;Placement&quot;:&quot;Footer&quot;,&quot;Index&quot;:&quot;Primary&quot;,&quot;Section&quot;:2,&quot;Top&quot;:0.0,&quot;Left&quot;:0.0}" style="position:absolute;left:0;text-align:left;margin-left:0;margin-top:0;width:612pt;height:36.5pt;z-index:251658247;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NtzLzUZAgAALQQAAA4AAAAAAAAAAAAAAAAALgIAAGRycy9lMm9Eb2MueG1sUEsBAi0AFAAGAAgA&#10;AAAhAL4fCrfaAAAABQEAAA8AAAAAAAAAAAAAAAAAcwQAAGRycy9kb3ducmV2LnhtbFBLBQYAAAAA&#10;BAAEAPMAAAB6BQAAAAA=&#10;" o:allowincell="f" filled="f" stroked="f" strokeweight=".5pt">
              <v:textbox inset=",0,,0">
                <w:txbxContent>
                  <w:p w14:paraId="67FAC3F3" w14:textId="25B54DD0" w:rsidR="00B65EEC" w:rsidRPr="00B65EEC" w:rsidRDefault="00B65EEC" w:rsidP="00B65EEC">
                    <w:pPr>
                      <w:spacing w:before="0" w:after="0"/>
                      <w:jc w:val="center"/>
                      <w:rPr>
                        <w:rFonts w:ascii="Calibri" w:hAnsi="Calibri" w:cs="Calibri"/>
                        <w:color w:val="FF0000"/>
                      </w:rPr>
                    </w:pPr>
                    <w:r w:rsidRPr="00B65EEC">
                      <w:rPr>
                        <w:rFonts w:ascii="Calibri" w:hAnsi="Calibri" w:cs="Calibri"/>
                        <w:color w:val="FF0000"/>
                      </w:rPr>
                      <w:t>DCC Controlled</w:t>
                    </w:r>
                  </w:p>
                </w:txbxContent>
              </v:textbox>
              <w10:wrap anchorx="page" anchory="page"/>
            </v:shape>
          </w:pict>
        </mc:Fallback>
      </mc:AlternateContent>
    </w:r>
    <w:sdt>
      <w:sdtPr>
        <w:rPr>
          <w:sz w:val="20"/>
          <w:szCs w:val="20"/>
        </w:rPr>
        <w:id w:val="409974983"/>
        <w:docPartObj>
          <w:docPartGallery w:val="Page Numbers (Bottom of Page)"/>
          <w:docPartUnique/>
        </w:docPartObj>
      </w:sdtPr>
      <w:sdtContent>
        <w:sdt>
          <w:sdtPr>
            <w:rPr>
              <w:sz w:val="20"/>
              <w:szCs w:val="20"/>
            </w:rPr>
            <w:id w:val="111715139"/>
            <w:docPartObj>
              <w:docPartGallery w:val="Page Numbers (Top of Page)"/>
              <w:docPartUnique/>
            </w:docPartObj>
          </w:sdtPr>
          <w:sdtContent>
            <w:r w:rsidR="00265C0F" w:rsidRPr="00A11CA5">
              <w:rPr>
                <w:sz w:val="20"/>
                <w:szCs w:val="20"/>
              </w:rPr>
              <w:t xml:space="preserve">Page </w:t>
            </w:r>
            <w:r w:rsidR="00265C0F" w:rsidRPr="00A11CA5">
              <w:rPr>
                <w:b/>
                <w:bCs/>
                <w:sz w:val="20"/>
                <w:szCs w:val="20"/>
              </w:rPr>
              <w:fldChar w:fldCharType="begin"/>
            </w:r>
            <w:r w:rsidR="00265C0F" w:rsidRPr="00A11CA5">
              <w:rPr>
                <w:b/>
                <w:bCs/>
                <w:sz w:val="20"/>
                <w:szCs w:val="20"/>
              </w:rPr>
              <w:instrText xml:space="preserve"> PAGE </w:instrText>
            </w:r>
            <w:r w:rsidR="00265C0F" w:rsidRPr="00A11CA5">
              <w:rPr>
                <w:b/>
                <w:bCs/>
                <w:sz w:val="20"/>
                <w:szCs w:val="20"/>
              </w:rPr>
              <w:fldChar w:fldCharType="separate"/>
            </w:r>
            <w:r w:rsidR="00265C0F">
              <w:rPr>
                <w:b/>
                <w:bCs/>
                <w:noProof/>
                <w:sz w:val="20"/>
                <w:szCs w:val="20"/>
              </w:rPr>
              <w:t>4</w:t>
            </w:r>
            <w:r w:rsidR="00265C0F" w:rsidRPr="00A11CA5">
              <w:rPr>
                <w:b/>
                <w:bCs/>
                <w:sz w:val="20"/>
                <w:szCs w:val="20"/>
              </w:rPr>
              <w:fldChar w:fldCharType="end"/>
            </w:r>
            <w:r w:rsidR="00265C0F" w:rsidRPr="00A11CA5">
              <w:rPr>
                <w:sz w:val="20"/>
                <w:szCs w:val="20"/>
              </w:rPr>
              <w:t xml:space="preserve"> of </w:t>
            </w:r>
            <w:r w:rsidR="00265C0F" w:rsidRPr="00A11CA5">
              <w:rPr>
                <w:b/>
                <w:bCs/>
                <w:sz w:val="20"/>
                <w:szCs w:val="20"/>
              </w:rPr>
              <w:fldChar w:fldCharType="begin"/>
            </w:r>
            <w:r w:rsidR="00265C0F" w:rsidRPr="00A11CA5">
              <w:rPr>
                <w:b/>
                <w:bCs/>
                <w:sz w:val="20"/>
                <w:szCs w:val="20"/>
              </w:rPr>
              <w:instrText xml:space="preserve"> NUMPAGES  </w:instrText>
            </w:r>
            <w:r w:rsidR="00265C0F" w:rsidRPr="00A11CA5">
              <w:rPr>
                <w:b/>
                <w:bCs/>
                <w:sz w:val="20"/>
                <w:szCs w:val="20"/>
              </w:rPr>
              <w:fldChar w:fldCharType="separate"/>
            </w:r>
            <w:r w:rsidR="00265C0F">
              <w:rPr>
                <w:b/>
                <w:bCs/>
                <w:noProof/>
                <w:sz w:val="20"/>
                <w:szCs w:val="20"/>
              </w:rPr>
              <w:t>4</w:t>
            </w:r>
            <w:r w:rsidR="00265C0F" w:rsidRPr="00A11CA5">
              <w:rPr>
                <w:b/>
                <w:bCs/>
                <w:sz w:val="20"/>
                <w:szCs w:val="20"/>
              </w:rPr>
              <w:fldChar w:fldCharType="end"/>
            </w:r>
          </w:sdtContent>
        </w:sdt>
      </w:sdtContent>
    </w:sdt>
  </w:p>
  <w:tbl>
    <w:tblPr>
      <w:tblStyle w:val="TableTemplate2"/>
      <w:tblW w:w="5000" w:type="pct"/>
      <w:tblBorders>
        <w:insideH w:val="none" w:sz="0" w:space="0" w:color="auto"/>
        <w:insideV w:val="none" w:sz="0" w:space="0" w:color="auto"/>
      </w:tblBorders>
      <w:tblLook w:val="0600" w:firstRow="0" w:lastRow="0" w:firstColumn="0" w:lastColumn="0" w:noHBand="1" w:noVBand="1"/>
    </w:tblPr>
    <w:tblGrid>
      <w:gridCol w:w="3210"/>
      <w:gridCol w:w="3211"/>
      <w:gridCol w:w="3211"/>
    </w:tblGrid>
    <w:tr w:rsidR="00265C0F" w:rsidRPr="00BA081A" w14:paraId="1340E7A0" w14:textId="77777777" w:rsidTr="00265C0F">
      <w:trPr>
        <w:trHeight w:val="300"/>
      </w:trPr>
      <w:tc>
        <w:tcPr>
          <w:tcW w:w="1666" w:type="pct"/>
        </w:tcPr>
        <w:sdt>
          <w:sdtPr>
            <w:rPr>
              <w:sz w:val="20"/>
              <w:szCs w:val="20"/>
            </w:rPr>
            <w:alias w:val="Title"/>
            <w:tag w:val=""/>
            <w:id w:val="1699354170"/>
            <w:placeholder>
              <w:docPart w:val="8A1ED3105CD8412FA354A7985BC351C1"/>
            </w:placeholder>
            <w:dataBinding w:prefixMappings="xmlns:ns0='http://purl.org/dc/elements/1.1/' xmlns:ns1='http://schemas.openxmlformats.org/package/2006/metadata/core-properties' " w:xpath="/ns1:coreProperties[1]/ns0:title[1]" w:storeItemID="{6C3C8BC8-F283-45AE-878A-BAB7291924A1}"/>
            <w:text/>
          </w:sdtPr>
          <w:sdtContent>
            <w:p w14:paraId="2F975868" w14:textId="1ADB070C" w:rsidR="00265C0F" w:rsidRDefault="0074791D" w:rsidP="00D55259">
              <w:pPr>
                <w:pStyle w:val="Footer"/>
                <w:rPr>
                  <w:sz w:val="20"/>
                  <w:szCs w:val="20"/>
                </w:rPr>
              </w:pPr>
              <w:del w:id="280" w:author="Feven, Lizzy (DCC)" w:date="2024-03-13T15:32:00Z">
                <w:r w:rsidDel="0074791D">
                  <w:rPr>
                    <w:sz w:val="20"/>
                    <w:szCs w:val="20"/>
                  </w:rPr>
                  <w:delText>High-Level Architecture Documentation</w:delText>
                </w:r>
              </w:del>
              <w:ins w:id="281" w:author="Feven, Lizzy (DCC)" w:date="2024-03-13T15:32:00Z">
                <w:r>
                  <w:rPr>
                    <w:sz w:val="20"/>
                    <w:szCs w:val="20"/>
                  </w:rPr>
                  <w:t>Future Service Management High-Level Architecture Documen</w:t>
                </w:r>
                <w:r w:rsidR="004C3CA6">
                  <w:rPr>
                    <w:sz w:val="20"/>
                    <w:szCs w:val="20"/>
                  </w:rPr>
                  <w:t>t</w:t>
                </w:r>
              </w:ins>
            </w:p>
          </w:sdtContent>
        </w:sdt>
      </w:tc>
      <w:tc>
        <w:tcPr>
          <w:tcW w:w="1667" w:type="pct"/>
        </w:tcPr>
        <w:p w14:paraId="5C276D2A" w14:textId="7971043D" w:rsidR="00265C0F" w:rsidRDefault="00265C0F" w:rsidP="00D55259">
          <w:pPr>
            <w:pStyle w:val="Footer"/>
            <w:jc w:val="center"/>
            <w:rPr>
              <w:sz w:val="20"/>
              <w:szCs w:val="20"/>
            </w:rPr>
          </w:pPr>
          <w:del w:id="282" w:author="Feven, Lizzy (DCC)" w:date="2024-03-13T15:33:00Z">
            <w:r w:rsidDel="00FE493D">
              <w:rPr>
                <w:sz w:val="20"/>
                <w:szCs w:val="20"/>
              </w:rPr>
              <w:fldChar w:fldCharType="begin"/>
            </w:r>
            <w:r w:rsidDel="00FE493D">
              <w:rPr>
                <w:sz w:val="20"/>
                <w:szCs w:val="20"/>
              </w:rPr>
              <w:delInstrText xml:space="preserve"> REF Classification \h  \* MERGEFORMAT </w:delInstrText>
            </w:r>
            <w:r w:rsidDel="00FE493D">
              <w:rPr>
                <w:sz w:val="20"/>
                <w:szCs w:val="20"/>
              </w:rPr>
            </w:r>
            <w:r w:rsidDel="00FE493D">
              <w:rPr>
                <w:sz w:val="20"/>
                <w:szCs w:val="20"/>
              </w:rPr>
              <w:fldChar w:fldCharType="separate"/>
            </w:r>
            <w:r w:rsidRPr="00967ED8" w:rsidDel="00FE493D">
              <w:delText>DCC</w:delText>
            </w:r>
            <w:r w:rsidDel="00FE493D">
              <w:delText xml:space="preserve"> Public</w:delText>
            </w:r>
            <w:r w:rsidRPr="00967ED8" w:rsidDel="00FE493D">
              <w:delText xml:space="preserve"> </w:delText>
            </w:r>
            <w:r w:rsidDel="00FE493D">
              <w:rPr>
                <w:sz w:val="20"/>
                <w:szCs w:val="20"/>
              </w:rPr>
              <w:fldChar w:fldCharType="end"/>
            </w:r>
          </w:del>
          <w:ins w:id="283" w:author="Feven, Lizzy (DCC)" w:date="2024-03-13T15:33:00Z">
            <w:r w:rsidR="00FE493D">
              <w:rPr>
                <w:sz w:val="20"/>
                <w:szCs w:val="20"/>
              </w:rPr>
              <w:fldChar w:fldCharType="begin"/>
            </w:r>
            <w:r w:rsidR="00FE493D">
              <w:rPr>
                <w:sz w:val="20"/>
                <w:szCs w:val="20"/>
              </w:rPr>
              <w:instrText xml:space="preserve"> REF Classification \h  \* MERGEFORMAT </w:instrText>
            </w:r>
          </w:ins>
          <w:r w:rsidR="00FE493D">
            <w:rPr>
              <w:sz w:val="20"/>
              <w:szCs w:val="20"/>
            </w:rPr>
          </w:r>
          <w:ins w:id="284" w:author="Feven, Lizzy (DCC)" w:date="2024-03-13T15:33:00Z">
            <w:r w:rsidR="00FE493D">
              <w:rPr>
                <w:sz w:val="20"/>
                <w:szCs w:val="20"/>
              </w:rPr>
              <w:fldChar w:fldCharType="separate"/>
            </w:r>
            <w:r w:rsidR="00FE493D" w:rsidRPr="00967ED8">
              <w:t>DCC</w:t>
            </w:r>
            <w:r w:rsidR="00FE493D">
              <w:t xml:space="preserve"> Controlled</w:t>
            </w:r>
            <w:r w:rsidR="00FE493D" w:rsidRPr="00967ED8">
              <w:t xml:space="preserve"> </w:t>
            </w:r>
            <w:r w:rsidR="00FE493D">
              <w:rPr>
                <w:sz w:val="20"/>
                <w:szCs w:val="20"/>
              </w:rPr>
              <w:fldChar w:fldCharType="end"/>
            </w:r>
          </w:ins>
        </w:p>
      </w:tc>
      <w:tc>
        <w:tcPr>
          <w:tcW w:w="1667" w:type="pct"/>
        </w:tcPr>
        <w:p w14:paraId="6F93C6DC" w14:textId="77777777" w:rsidR="00265C0F" w:rsidRPr="00BA081A" w:rsidRDefault="00000000" w:rsidP="00D55259">
          <w:pPr>
            <w:pStyle w:val="Footer"/>
            <w:jc w:val="right"/>
            <w:rPr>
              <w:sz w:val="20"/>
              <w:szCs w:val="20"/>
            </w:rPr>
          </w:pPr>
          <w:sdt>
            <w:sdtPr>
              <w:rPr>
                <w:sz w:val="20"/>
                <w:szCs w:val="20"/>
              </w:rPr>
              <w:id w:val="979038240"/>
              <w:docPartObj>
                <w:docPartGallery w:val="Page Numbers (Top of Page)"/>
                <w:docPartUnique/>
              </w:docPartObj>
            </w:sdtPr>
            <w:sdtContent>
              <w:r w:rsidR="00265C0F" w:rsidRPr="00BA081A">
                <w:rPr>
                  <w:sz w:val="20"/>
                  <w:szCs w:val="20"/>
                </w:rPr>
                <w:t xml:space="preserve">Page </w:t>
              </w:r>
              <w:r w:rsidR="00265C0F" w:rsidRPr="00BA081A">
                <w:rPr>
                  <w:bCs/>
                  <w:sz w:val="20"/>
                  <w:szCs w:val="20"/>
                </w:rPr>
                <w:fldChar w:fldCharType="begin"/>
              </w:r>
              <w:r w:rsidR="00265C0F" w:rsidRPr="00BA081A">
                <w:rPr>
                  <w:bCs/>
                  <w:sz w:val="20"/>
                  <w:szCs w:val="20"/>
                </w:rPr>
                <w:instrText xml:space="preserve"> PAGE </w:instrText>
              </w:r>
              <w:r w:rsidR="00265C0F" w:rsidRPr="00BA081A">
                <w:rPr>
                  <w:bCs/>
                  <w:sz w:val="20"/>
                  <w:szCs w:val="20"/>
                </w:rPr>
                <w:fldChar w:fldCharType="separate"/>
              </w:r>
              <w:r w:rsidR="00265C0F">
                <w:rPr>
                  <w:bCs/>
                  <w:noProof/>
                  <w:sz w:val="20"/>
                  <w:szCs w:val="20"/>
                </w:rPr>
                <w:t>3</w:t>
              </w:r>
              <w:r w:rsidR="00265C0F" w:rsidRPr="00BA081A">
                <w:rPr>
                  <w:bCs/>
                  <w:sz w:val="20"/>
                  <w:szCs w:val="20"/>
                </w:rPr>
                <w:fldChar w:fldCharType="end"/>
              </w:r>
              <w:r w:rsidR="00265C0F" w:rsidRPr="00BA081A">
                <w:rPr>
                  <w:sz w:val="20"/>
                  <w:szCs w:val="20"/>
                </w:rPr>
                <w:t xml:space="preserve"> of </w:t>
              </w:r>
              <w:r w:rsidR="00265C0F" w:rsidRPr="00BA081A">
                <w:rPr>
                  <w:bCs/>
                  <w:sz w:val="20"/>
                  <w:szCs w:val="20"/>
                </w:rPr>
                <w:fldChar w:fldCharType="begin"/>
              </w:r>
              <w:r w:rsidR="00265C0F" w:rsidRPr="00BA081A">
                <w:rPr>
                  <w:bCs/>
                  <w:sz w:val="20"/>
                  <w:szCs w:val="20"/>
                </w:rPr>
                <w:instrText xml:space="preserve"> NUMPAGES  </w:instrText>
              </w:r>
              <w:r w:rsidR="00265C0F" w:rsidRPr="00BA081A">
                <w:rPr>
                  <w:bCs/>
                  <w:sz w:val="20"/>
                  <w:szCs w:val="20"/>
                </w:rPr>
                <w:fldChar w:fldCharType="separate"/>
              </w:r>
              <w:r w:rsidR="00265C0F">
                <w:rPr>
                  <w:bCs/>
                  <w:noProof/>
                  <w:sz w:val="20"/>
                  <w:szCs w:val="20"/>
                </w:rPr>
                <w:t>4</w:t>
              </w:r>
              <w:r w:rsidR="00265C0F" w:rsidRPr="00BA081A">
                <w:rPr>
                  <w:bCs/>
                  <w:sz w:val="20"/>
                  <w:szCs w:val="20"/>
                </w:rPr>
                <w:fldChar w:fldCharType="end"/>
              </w:r>
            </w:sdtContent>
          </w:sdt>
        </w:p>
      </w:tc>
    </w:tr>
  </w:tbl>
  <w:p w14:paraId="54B374AC" w14:textId="77777777" w:rsidR="00265C0F" w:rsidRPr="00B83C3C" w:rsidRDefault="00265C0F" w:rsidP="00456349">
    <w:pPr>
      <w:pStyle w:val="Footer"/>
      <w:jc w:val="both"/>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4A236E" w14:textId="77777777" w:rsidR="00664788" w:rsidRDefault="00664788" w:rsidP="00FA568E">
      <w:pPr>
        <w:spacing w:after="0"/>
      </w:pPr>
      <w:r>
        <w:separator/>
      </w:r>
    </w:p>
  </w:footnote>
  <w:footnote w:type="continuationSeparator" w:id="0">
    <w:p w14:paraId="305E1C0F" w14:textId="77777777" w:rsidR="00664788" w:rsidRDefault="00664788" w:rsidP="00FA568E">
      <w:pPr>
        <w:spacing w:after="0"/>
      </w:pPr>
      <w:r>
        <w:continuationSeparator/>
      </w:r>
    </w:p>
  </w:footnote>
  <w:footnote w:type="continuationNotice" w:id="1">
    <w:p w14:paraId="039B136D" w14:textId="77777777" w:rsidR="00664788" w:rsidRDefault="00664788">
      <w:pPr>
        <w:spacing w:before="0" w:after="0"/>
      </w:pPr>
    </w:p>
  </w:footnote>
  <w:footnote w:id="2">
    <w:p w14:paraId="0554A0D3" w14:textId="123B7B60" w:rsidR="00BD0A7C" w:rsidRDefault="00BD0A7C">
      <w:pPr>
        <w:pStyle w:val="FootnoteText"/>
      </w:pPr>
      <w:r>
        <w:rPr>
          <w:rStyle w:val="FootnoteReference"/>
        </w:rPr>
        <w:footnoteRef/>
      </w:r>
      <w:r>
        <w:t xml:space="preserve"> This is at the entity level not at the attribute </w:t>
      </w:r>
      <w:proofErr w:type="gramStart"/>
      <w:r>
        <w:t>level</w:t>
      </w:r>
      <w:proofErr w:type="gram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55D01" w14:textId="5E1AD59A" w:rsidR="00265C0F" w:rsidRDefault="00B65EEC" w:rsidP="00796E0C">
    <w:pPr>
      <w:ind w:hanging="1134"/>
    </w:pPr>
    <w:r>
      <w:rPr>
        <w:noProof/>
      </w:rPr>
      <mc:AlternateContent>
        <mc:Choice Requires="wps">
          <w:drawing>
            <wp:anchor distT="0" distB="0" distL="114300" distR="114300" simplePos="0" relativeHeight="251658241" behindDoc="0" locked="0" layoutInCell="0" allowOverlap="1" wp14:anchorId="4681542E" wp14:editId="32049162">
              <wp:simplePos x="0" y="190500"/>
              <wp:positionH relativeFrom="page">
                <wp:align>center</wp:align>
              </wp:positionH>
              <wp:positionV relativeFrom="page">
                <wp:align>top</wp:align>
              </wp:positionV>
              <wp:extent cx="7772400" cy="463550"/>
              <wp:effectExtent l="0" t="0" r="0" b="12700"/>
              <wp:wrapNone/>
              <wp:docPr id="1" name="MSIPCM46ce42909484309dccf63979" descr="{&quot;HashCode&quot;:2028218717,&quot;Height&quot;:9999999.0,&quot;Width&quot;:9999999.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975125D" w14:textId="30302FFD" w:rsidR="00B65EEC" w:rsidRPr="00B65EEC" w:rsidRDefault="00B65EEC" w:rsidP="00B65EEC">
                          <w:pPr>
                            <w:spacing w:before="0" w:after="0"/>
                            <w:jc w:val="center"/>
                            <w:rPr>
                              <w:rFonts w:ascii="Calibri" w:hAnsi="Calibri" w:cs="Calibri"/>
                              <w:color w:val="FF0000"/>
                            </w:rPr>
                          </w:pPr>
                          <w:r w:rsidRPr="00B65EEC">
                            <w:rPr>
                              <w:rFonts w:ascii="Calibri" w:hAnsi="Calibri" w:cs="Calibri"/>
                              <w:color w:val="FF0000"/>
                            </w:rPr>
                            <w:t>DCC Controlled</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4681542E" id="_x0000_t202" coordsize="21600,21600" o:spt="202" path="m,l,21600r21600,l21600,xe">
              <v:stroke joinstyle="miter"/>
              <v:path gradientshapeok="t" o:connecttype="rect"/>
            </v:shapetype>
            <v:shape id="MSIPCM46ce42909484309dccf63979" o:spid="_x0000_s1026" type="#_x0000_t202" alt="{&quot;HashCode&quot;:2028218717,&quot;Height&quot;:9999999.0,&quot;Width&quot;:9999999.0,&quot;Placement&quot;:&quot;Header&quot;,&quot;Index&quot;:&quot;Primary&quot;,&quot;Section&quot;:1,&quot;Top&quot;:0.0,&quot;Left&quot;:0.0}" style="position:absolute;margin-left:0;margin-top:0;width:612pt;height:36.5pt;z-index:251658241;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" o:allowincell="f" filled="f" stroked="f" strokeweight=".5pt">
              <v:textbox inset=",0,,0">
                <w:txbxContent>
                  <w:p w14:paraId="2975125D" w14:textId="30302FFD" w:rsidR="00B65EEC" w:rsidRPr="00B65EEC" w:rsidRDefault="00B65EEC" w:rsidP="00B65EEC">
                    <w:pPr>
                      <w:spacing w:before="0" w:after="0"/>
                      <w:jc w:val="center"/>
                      <w:rPr>
                        <w:rFonts w:ascii="Calibri" w:hAnsi="Calibri" w:cs="Calibri"/>
                        <w:color w:val="FF0000"/>
                      </w:rPr>
                    </w:pPr>
                    <w:r w:rsidRPr="00B65EEC">
                      <w:rPr>
                        <w:rFonts w:ascii="Calibri" w:hAnsi="Calibri" w:cs="Calibri"/>
                        <w:color w:val="FF0000"/>
                      </w:rPr>
                      <w:t>DCC Controlled</w:t>
                    </w:r>
                  </w:p>
                </w:txbxContent>
              </v:textbox>
              <w10:wrap anchorx="page" anchory="page"/>
            </v:shape>
          </w:pict>
        </mc:Fallback>
      </mc:AlternateContent>
    </w:r>
  </w:p>
  <w:p w14:paraId="56DDBFFC" w14:textId="77777777" w:rsidR="00265C0F" w:rsidRDefault="00265C0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8EC91" w14:textId="5C68321F" w:rsidR="00265C0F" w:rsidRDefault="00B65EEC" w:rsidP="00796E0C">
    <w:r>
      <w:rPr>
        <w:noProof/>
        <w:lang w:eastAsia="en-GB"/>
      </w:rPr>
      <mc:AlternateContent>
        <mc:Choice Requires="wps">
          <w:drawing>
            <wp:anchor distT="0" distB="0" distL="114300" distR="114300" simplePos="0" relativeHeight="251658242" behindDoc="0" locked="0" layoutInCell="0" allowOverlap="1" wp14:anchorId="2457AD00" wp14:editId="01EC604D">
              <wp:simplePos x="0" y="0"/>
              <wp:positionH relativeFrom="page">
                <wp:align>center</wp:align>
              </wp:positionH>
              <wp:positionV relativeFrom="page">
                <wp:align>top</wp:align>
              </wp:positionV>
              <wp:extent cx="7772400" cy="463550"/>
              <wp:effectExtent l="0" t="0" r="0" b="12700"/>
              <wp:wrapNone/>
              <wp:docPr id="2" name="MSIPCMb1dd40978b71dea08efe1fd9" descr="{&quot;HashCode&quot;:2028218717,&quot;Height&quot;:9999999.0,&quot;Width&quot;:9999999.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BEE23A7" w14:textId="6DF968D1" w:rsidR="00B65EEC" w:rsidRPr="00B65EEC" w:rsidRDefault="00B65EEC" w:rsidP="00B65EEC">
                          <w:pPr>
                            <w:spacing w:before="0" w:after="0"/>
                            <w:jc w:val="center"/>
                            <w:rPr>
                              <w:rFonts w:ascii="Calibri" w:hAnsi="Calibri" w:cs="Calibri"/>
                              <w:color w:val="FF0000"/>
                            </w:rPr>
                          </w:pPr>
                          <w:r w:rsidRPr="00B65EEC">
                            <w:rPr>
                              <w:rFonts w:ascii="Calibri" w:hAnsi="Calibri" w:cs="Calibri"/>
                              <w:color w:val="FF0000"/>
                            </w:rPr>
                            <w:t>DCC Controlled</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2457AD00" id="_x0000_t202" coordsize="21600,21600" o:spt="202" path="m,l,21600r21600,l21600,xe">
              <v:stroke joinstyle="miter"/>
              <v:path gradientshapeok="t" o:connecttype="rect"/>
            </v:shapetype>
            <v:shape id="MSIPCMb1dd40978b71dea08efe1fd9" o:spid="_x0000_s1028" type="#_x0000_t202" alt="{&quot;HashCode&quot;:2028218717,&quot;Height&quot;:9999999.0,&quot;Width&quot;:9999999.0,&quot;Placement&quot;:&quot;Header&quot;,&quot;Index&quot;:&quot;FirstPage&quot;,&quot;Section&quot;:1,&quot;Top&quot;:0.0,&quot;Left&quot;:0.0}" style="position:absolute;margin-left:0;margin-top:0;width:612pt;height:36.5pt;z-index:251658242;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4BEE23A7" w14:textId="6DF968D1" w:rsidR="00B65EEC" w:rsidRPr="00B65EEC" w:rsidRDefault="00B65EEC" w:rsidP="00B65EEC">
                    <w:pPr>
                      <w:spacing w:before="0" w:after="0"/>
                      <w:jc w:val="center"/>
                      <w:rPr>
                        <w:rFonts w:ascii="Calibri" w:hAnsi="Calibri" w:cs="Calibri"/>
                        <w:color w:val="FF0000"/>
                      </w:rPr>
                    </w:pPr>
                    <w:r w:rsidRPr="00B65EEC">
                      <w:rPr>
                        <w:rFonts w:ascii="Calibri" w:hAnsi="Calibri" w:cs="Calibri"/>
                        <w:color w:val="FF0000"/>
                      </w:rPr>
                      <w:t>DCC Controlled</w:t>
                    </w:r>
                  </w:p>
                </w:txbxContent>
              </v:textbox>
              <w10:wrap anchorx="page" anchory="page"/>
            </v:shape>
          </w:pict>
        </mc:Fallback>
      </mc:AlternateContent>
    </w:r>
    <w:r w:rsidR="00265C0F">
      <w:rPr>
        <w:noProof/>
        <w:lang w:eastAsia="en-GB"/>
      </w:rPr>
      <mc:AlternateContent>
        <mc:Choice Requires="wpg">
          <w:drawing>
            <wp:anchor distT="0" distB="0" distL="114300" distR="114300" simplePos="0" relativeHeight="251660297" behindDoc="1" locked="0" layoutInCell="1" allowOverlap="1" wp14:anchorId="2316F8FD" wp14:editId="435AD5D4">
              <wp:simplePos x="0" y="0"/>
              <wp:positionH relativeFrom="column">
                <wp:posOffset>-398335</wp:posOffset>
              </wp:positionH>
              <wp:positionV relativeFrom="paragraph">
                <wp:posOffset>261620</wp:posOffset>
              </wp:positionV>
              <wp:extent cx="15798893" cy="690880"/>
              <wp:effectExtent l="0" t="0" r="12700" b="13970"/>
              <wp:wrapNone/>
              <wp:docPr id="4" name="Group 4"/>
              <wp:cNvGraphicFramePr/>
              <a:graphic xmlns:a="http://schemas.openxmlformats.org/drawingml/2006/main">
                <a:graphicData uri="http://schemas.microsoft.com/office/word/2010/wordprocessingGroup">
                  <wpg:wgp>
                    <wpg:cNvGrpSpPr/>
                    <wpg:grpSpPr>
                      <a:xfrm>
                        <a:off x="0" y="0"/>
                        <a:ext cx="15798893" cy="690880"/>
                        <a:chOff x="0" y="0"/>
                        <a:chExt cx="15798893" cy="690880"/>
                      </a:xfrm>
                    </wpg:grpSpPr>
                    <wps:wsp>
                      <wps:cNvPr id="12" name="Straight Connector 12"/>
                      <wps:cNvCnPr/>
                      <wps:spPr bwMode="auto">
                        <a:xfrm>
                          <a:off x="0" y="690880"/>
                          <a:ext cx="15798893" cy="0"/>
                        </a:xfrm>
                        <a:prstGeom prst="line">
                          <a:avLst/>
                        </a:prstGeom>
                        <a:ln w="12700">
                          <a:solidFill>
                            <a:schemeClr val="accent1"/>
                          </a:solidFill>
                          <a:headEnd type="none" w="med" len="med"/>
                          <a:tailEnd type="none" w="med" len="med"/>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3" name="Picture 13" descr="RR Studio Data 2:Clients 2:DCC:2014:13301 DCC Branding:LOGO:DCC_Logos_Jan2014:DCC_final_Logo_RGB.jp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3335" y="0"/>
                          <a:ext cx="1924050" cy="608965"/>
                        </a:xfrm>
                        <a:prstGeom prst="rect">
                          <a:avLst/>
                        </a:prstGeom>
                        <a:noFill/>
                        <a:ln>
                          <a:noFill/>
                        </a:ln>
                        <a:extLst>
                          <a:ext uri="{FAA26D3D-D897-4be2-8F04-BA451C77F1D7}">
                            <ma14:placeholderFlag xmlns:a14="http://schemas.microsoft.com/office/drawing/2010/main"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g:wgp>
                </a:graphicData>
              </a:graphic>
            </wp:anchor>
          </w:drawing>
        </mc:Choice>
        <mc:Fallback xmlns:arto="http://schemas.microsoft.com/office/word/2006/arto" xmlns:ma14="http://schemas.microsoft.com/office/mac/drawingml/2011/main" xmlns:pic="http://schemas.openxmlformats.org/drawingml/2006/picture" xmlns:a14="http://schemas.microsoft.com/office/drawing/2010/main" xmlns:a="http://schemas.openxmlformats.org/drawingml/2006/main">
          <w:pict w14:anchorId="7D184492">
            <v:group id="Group 4" style="position:absolute;margin-left:-31.35pt;margin-top:20.6pt;width:1244pt;height:54.4pt;z-index:-251639799" coordsize="157988,6908" o:spid="_x0000_s1026" w14:anchorId="5F5445B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&#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81T/AIUt/wAyre3yh+Ye7/iV&#10;s3c1bR/HP4qblqNm1G3sdWSRY7fPeGGjah7B3duSnhIWeTDVjVO3sZDNrWnFPVTxaGrplGQvt5y9&#10;Dtu0puky1uLkaqnisZyqj01CjH1qAfhHTyLQV61nvcidX697917r3v3XuvpJf8Jhv5j29Pl/8X96&#10;/HXujcdZunt34oS7Xx2F3Vmat6rPbx6X3VBU0+zXy1XUEy1lbgqnH1WKqatiWalbG+YvO0ksmPvu&#10;Py/DtW5Jf2a6YrqpKjgsi01U9AwIYD11UxgMuKGo62evccdU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10;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oR/4&#10;UxZ7K4X+T38iqbGSSwx7i3X0XgctJCWVv4U/dGDyssbOliFklpIY3H0ZWKG4Yj2N/btFfmu3LfhW&#10;Qj7fDYf5erJ8XXy4feSXT/Xvfuvde9+691737r3X06v+EuedymX/AJSPW+PyEkr0m1+3+7sFg1kY&#10;lIcXUbxbc00cAJ4U1uRrHIH9pmP1J945+5KKnNMjLxaOMn7dNP8AAB0y/wAXWxF7AXVO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4pvf2fyu6u9&#10;+690Z2SWbObk7b7Hz+ZmnYvPLlcxvGtyORkmZiSXaaRyxJPPvL+xRYrKGNPhVEA+wKAOlI6CX2q6&#10;91737r3XvfuvdbUP/CRXO5Oh/mPdw4KnklOKzvw839Pk6YE+H7jD9u7Hlxtc63A1xeaaFCQbCZhb&#10;m4jT3TRTy/E54rOtPzSSo/1enVJOHX0a/cA9M9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yNP5yvxN3L8Of5jnyb60y+KqKDa+6+x&#10;Nw9w9VVrQSR0OZ6v7VzVTuvbb4udwBMuOeapwdVIvH3dDUJ/Z95S8pbpHu3L9tcKasqCN/UOgCmv&#10;24YfJh0+pqOqvvYk6t1737r3Xvfuvdbu3/CPz4sbjgzfyj+aGbxdRQ7bqdu4j45dd5KeF0j3BV1W&#10;ZpOwuz2pGkAvFQtj9sxeRNSvJNKlw8Dj3DnutuUZS22hDVqmVh6YKp+2r/sHr01IfLreW9wz03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RP/OZ7OzPbf8ANQ+d+5s5VTVdVhfkf2H1jSNM7N4MN0zlj1HgqWIN+lI6&#10;PCQqoHH5/PvKflG2S15Zso0FAYlf85BrP826fXCjqsv2Iurde9+690eD+Wd2Jl+qf5h3wj33hama&#10;mqcP8o+kaasMDMslVgc92DQbd3RjLqQdNXjaurpXH5WQg3HHsm5it0uthvIHyDDJ+0KSD+RAPWjk&#10;dfYs94n9J+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jqfzOf+3k/8wn/&#10;AMXi+WP/AL/rP+8sOXP+VesP+eeD/q0vSheA6I97Oet9e9+690Zr4Uf9llfEn/xZvoX/AN+pivZd&#10;vH/JIuv+aMv/ABxutHh19nL3iP0n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HU/mc/9vJ/5hP8A4vF8sf8A3/Wf95Ycuf8AKvWH/PPB/wBWl6ULwHRHvZz1&#10;vr3v3XujNfCj/ssr4k/+LN9C/wDv1MV7Lt4/5JF1/wA0Zf8AjjdaPDr7OXvEfpP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&#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L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RR/5gH/ZB3zZ/wDFR/kj/wC+&#10;bzPs02P/AJLdn/zXi/6uL1scR18av3lr0o697917r3v3XurmP+E9/wD2+K+FH/h1dm/++K3T7CXP&#10;f/Kp3n+lT/q4nVX+E9fV094x9M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9P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RR/5gH/ZB3zZ/wDFR/kj/wC+bzPs&#10;02P/AJLdn/zXi/6uL1scR18av3lr0o697917r3v3XurmP+E9/wD2+K+FH/h1dm/++K3T7CXPf/Kp&#10;3n+lT/q4nVX+E9fV094x9M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oIf8K5Pmn/f&#10;Tunpb4LbTy3lwXTOIj7l7apaafVBL2ZvvGvQ7Bw2Rgv6ajE7dknr4zazRZxeSVsJw9rNn8Gzm3qU&#10;d0x8NP8ASKasR8mfH2p07GMV604vcs9Ode9+691737r3X0z/APhMB8PP9lv/AJc2L7g3Di/sewvl&#10;5uebtqvkqIfFkIOtMMsm2epMVKwFnp5aVK7cNI1z6MvyR+kY7e4+7fvDfzaRmsdqNA9NZy5+2tFP&#10;+k6Zc1NOtj33H/VO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U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0Uf+YB/2Qd82f8A&#10;xUf5I/8Avm8z7NNj/wCS3Z/814v+ri9bHEdfGr95a9KOve/de697917q5j/hPf8A9vivhR/4dXZv&#10;/vit0+wlz3/yqd5/pU/6uJ1V/hPX1dPeMfTH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1d/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FH/mAf9kHfNn/AMVH+SP/AL5vM+zTY/8Akt2f/NeL/q4vWxxHXxq/eWvSjr3v&#10;3Xuve/de6uY/4T3/APb4r4Uf+HV2b/74rdPsJc9/8qnef6VP+ridVf4T19XT3jH0x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qqf8Kuvmn/AKFfhnsz4m7Uy322+flfunzbqipZtNXRdMdY1tLn&#10;s8sxhPkh/iubfDUcZYhaimiyMPqUSASZ7Y7R9Zu77pKOy1Xt+cj1A/3ldR+RKnq8YzXr5z3ufenu&#10;ve/de697917rca/4SKfDz++XeHevzb3Ni/LhOmtux9NdYVdTDqgk7G7CpVyW+MrjpwLrU4rb8cFF&#10;KCbGLN/QnlYm90928Kzg2eM5mPiP/pFwoPyZqn7U6bkOKdb+XuD+m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W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0Uf+YB/2Qd82f8AxUf5I/8Avm8z7NNj/wCS3Z/814v+ri9b&#10;HEdfGr95a9KOve/de697917q5j/hPf8A9vivhR/4dXZv/vit0+wlz3/yqd5/pU/6uJ1V/hPX1dPe&#10;MfTH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yb/AOef80/9nh/mPd4b9weW/inV/WNevRHT&#10;0kM3noJtkdaV1RQVmex0qnS8GazcuXzdO+kN4auJGF095P8AJe0fubl+GBxSSQeJJ66nAND81XSp&#10;+YPT6ig6qD9irq3XvfuvdeAJIAFyeAByST+B7917r65H8mn4dn4Pfy6fjv01l8V/Cuw8vthe1e3o&#10;pYfDkF7O7OC7mzmKyoFg0+Gp5KPb+oDmOgj5P6ji1zbu3753+4u0NYwdEfpoTAI+TGrf7bphjU9W&#10;iew31X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X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0CPyZ69r+3Pjf8AILqn&#10;FKHynZ3SPa/XuNQsqB6/emw6/bdGpdiAAZKlRckAe1m3Tra7hBdNwjkRj9isD/k68MGvXxZ6mmqa&#10;KpqKOsp5qSrpJ5aaqpamJ4KimqYJDFPT1EMoDI6MCrqwBBBBF/eXgIIqMg9KesPvfXuve/de6v1/&#10;4TNdYZnsL+b10JnsdSy1GK6g2d3T2bumWNCy0eIfq3J9c42pmexCKcxuLFx3P1LhRyQfYH9xLlIO&#10;VZ0Y5laNF+3WHP8AxlG6o/w9fUX943dM9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VW/8AOh+VG5vh&#10;z/LW+TvcuyKbLvvqTZ9N1xsvK4imqZX2puTtbLQdf0W9aqsgBWkXDrkJMhTzzWjaqip4DdplUiXl&#10;DbI925htrSamjVrYH8QQFtPz1UoQPIk+XVlFT18jv3lJ0/1737r3XvfuvdX4/wDCer+W1lvnb819&#10;sb+3lt6Wp+N/xhzGC7N7RyNbSl8NundeOq/4h1x1YjSAxzvkq+nWtycBVk/hlLVRyFHqKfyAjnvm&#10;Fdl2doIWpcXIKIBxVTh3+VAaA/xEeh6o5oOvqN+8beme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D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">
              <v:line id="Straight Connector 12" style="position:absolute;visibility:visible;mso-wrap-style:square" o:spid="_x0000_s1027" strokecolor="#5c2071 [3204]" strokeweight="1pt" o:connectortype="straight" from="0,6908" to="157988,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 style="position:absolute;left:133;width:19240;height:6089;visibility:visible;mso-wrap-style:square" alt="RR Studio Data 2:Clients 2:DCC:2014:13301 DCC Branding:LOGO:DCC_Logos_Jan2014:DCC_final_Logo_RGB.jpg"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">
                <v:imagedata o:title="DCC_final_Logo_RGB" r:id="rId2"/>
              </v:shape>
            </v:group>
          </w:pict>
        </mc:Fallback>
      </mc:AlternateContent>
    </w:r>
  </w:p>
  <w:p w14:paraId="7C884EDD" w14:textId="77777777" w:rsidR="00265C0F" w:rsidRDefault="00265C0F" w:rsidP="00796E0C">
    <w:pPr>
      <w:ind w:hanging="1134"/>
    </w:pPr>
  </w:p>
  <w:p w14:paraId="14466C79" w14:textId="77777777" w:rsidR="00265C0F" w:rsidRPr="00796E0C" w:rsidRDefault="00265C0F" w:rsidP="00796E0C">
    <w:r>
      <w:rPr>
        <w:noProof/>
        <w:lang w:eastAsia="en-GB"/>
      </w:rPr>
      <w:drawing>
        <wp:anchor distT="0" distB="0" distL="114300" distR="114300" simplePos="0" relativeHeight="251658240" behindDoc="1" locked="0" layoutInCell="1" allowOverlap="1" wp14:anchorId="0ECA10A4" wp14:editId="78ED2942">
          <wp:simplePos x="0" y="0"/>
          <wp:positionH relativeFrom="column">
            <wp:posOffset>-1932750</wp:posOffset>
          </wp:positionH>
          <wp:positionV relativeFrom="paragraph">
            <wp:posOffset>4187190</wp:posOffset>
          </wp:positionV>
          <wp:extent cx="5270500" cy="5393690"/>
          <wp:effectExtent l="0" t="0" r="6350" b="0"/>
          <wp:wrapNone/>
          <wp:docPr id="3" name="Picture 3" descr="RR Studio Data 2:Clients 2:DCC:2015:15101 DCC Powerpoint and Word Templates Revisions:Version 3:fron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RR Studio Data 2:Clients 2:DCC:2015:15101 DCC Powerpoint and Word Templates Revisions:Version 3:front-icon.png"/>
                  <pic:cNvPicPr>
                    <a:picLocks noChangeAspect="1" noChangeArrowheads="1"/>
                  </pic:cNvPicPr>
                </pic:nvPicPr>
                <pic:blipFill>
                  <a:blip r:embed="rId3">
                    <a:alphaModFix amt="31000"/>
                    <a:extLst>
                      <a:ext uri="{28A0092B-C50C-407E-A947-70E740481C1C}">
                        <a14:useLocalDpi xmlns:a14="http://schemas.microsoft.com/office/drawing/2010/main" val="0"/>
                      </a:ext>
                    </a:extLst>
                  </a:blip>
                  <a:srcRect/>
                  <a:stretch>
                    <a:fillRect/>
                  </a:stretch>
                </pic:blipFill>
                <pic:spPr bwMode="auto">
                  <a:xfrm>
                    <a:off x="0" y="0"/>
                    <a:ext cx="5270500" cy="53936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99092" w14:textId="458B4B9E" w:rsidR="00265C0F" w:rsidRDefault="00265C0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FD7C3" w14:textId="30C51E36" w:rsidR="00265C0F" w:rsidRDefault="00B65EEC" w:rsidP="008F5A2C">
    <w:r>
      <w:rPr>
        <w:noProof/>
        <w:lang w:eastAsia="en-GB"/>
      </w:rPr>
      <mc:AlternateContent>
        <mc:Choice Requires="wps">
          <w:drawing>
            <wp:anchor distT="0" distB="0" distL="114300" distR="114300" simplePos="0" relativeHeight="251658243" behindDoc="0" locked="0" layoutInCell="0" allowOverlap="1" wp14:anchorId="1524D8BC" wp14:editId="12DDF4C0">
              <wp:simplePos x="0" y="0"/>
              <wp:positionH relativeFrom="page">
                <wp:align>center</wp:align>
              </wp:positionH>
              <wp:positionV relativeFrom="page">
                <wp:align>top</wp:align>
              </wp:positionV>
              <wp:extent cx="7772400" cy="463550"/>
              <wp:effectExtent l="0" t="0" r="0" b="12700"/>
              <wp:wrapNone/>
              <wp:docPr id="5" name="MSIPCM167d4d8d900f829c0de84d66" descr="{&quot;HashCode&quot;:2028218717,&quot;Height&quot;:9999999.0,&quot;Width&quot;:9999999.0,&quot;Placement&quot;:&quot;Head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1B92C55" w14:textId="18CEFC0D" w:rsidR="00B65EEC" w:rsidRPr="00B65EEC" w:rsidRDefault="00B65EEC" w:rsidP="00B65EEC">
                          <w:pPr>
                            <w:spacing w:before="0" w:after="0"/>
                            <w:jc w:val="center"/>
                            <w:rPr>
                              <w:rFonts w:ascii="Calibri" w:hAnsi="Calibri" w:cs="Calibri"/>
                              <w:color w:val="FF0000"/>
                            </w:rPr>
                          </w:pPr>
                          <w:r w:rsidRPr="00B65EEC">
                            <w:rPr>
                              <w:rFonts w:ascii="Calibri" w:hAnsi="Calibri" w:cs="Calibri"/>
                              <w:color w:val="FF0000"/>
                            </w:rPr>
                            <w:t>DCC Controlled</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1524D8BC" id="_x0000_t202" coordsize="21600,21600" o:spt="202" path="m,l,21600r21600,l21600,xe">
              <v:stroke joinstyle="miter"/>
              <v:path gradientshapeok="t" o:connecttype="rect"/>
            </v:shapetype>
            <v:shape id="MSIPCM167d4d8d900f829c0de84d66" o:spid="_x0000_s1030" type="#_x0000_t202" alt="{&quot;HashCode&quot;:2028218717,&quot;Height&quot;:9999999.0,&quot;Width&quot;:9999999.0,&quot;Placement&quot;:&quot;Header&quot;,&quot;Index&quot;:&quot;Primary&quot;,&quot;Section&quot;:2,&quot;Top&quot;:0.0,&quot;Left&quot;:0.0}" style="position:absolute;margin-left:0;margin-top:0;width:612pt;height:36.5pt;z-index:251658243;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JRcGA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" o:allowincell="f" filled="f" stroked="f" strokeweight=".5pt">
              <v:textbox inset=",0,,0">
                <w:txbxContent>
                  <w:p w14:paraId="51B92C55" w14:textId="18CEFC0D" w:rsidR="00B65EEC" w:rsidRPr="00B65EEC" w:rsidRDefault="00B65EEC" w:rsidP="00B65EEC">
                    <w:pPr>
                      <w:spacing w:before="0" w:after="0"/>
                      <w:jc w:val="center"/>
                      <w:rPr>
                        <w:rFonts w:ascii="Calibri" w:hAnsi="Calibri" w:cs="Calibri"/>
                        <w:color w:val="FF0000"/>
                      </w:rPr>
                    </w:pPr>
                    <w:r w:rsidRPr="00B65EEC">
                      <w:rPr>
                        <w:rFonts w:ascii="Calibri" w:hAnsi="Calibri" w:cs="Calibri"/>
                        <w:color w:val="FF0000"/>
                      </w:rPr>
                      <w:t>DCC Controlled</w:t>
                    </w:r>
                  </w:p>
                </w:txbxContent>
              </v:textbox>
              <w10:wrap anchorx="page" anchory="page"/>
            </v:shape>
          </w:pict>
        </mc:Fallback>
      </mc:AlternateContent>
    </w:r>
    <w:r w:rsidR="00265C0F">
      <w:rPr>
        <w:noProof/>
        <w:lang w:eastAsia="en-GB"/>
      </w:rPr>
      <mc:AlternateContent>
        <mc:Choice Requires="wpg">
          <w:drawing>
            <wp:anchor distT="0" distB="0" distL="114300" distR="114300" simplePos="0" relativeHeight="251662345" behindDoc="0" locked="0" layoutInCell="1" allowOverlap="1" wp14:anchorId="36CEA004" wp14:editId="2FDD9BAF">
              <wp:simplePos x="0" y="0"/>
              <wp:positionH relativeFrom="column">
                <wp:posOffset>-299085</wp:posOffset>
              </wp:positionH>
              <wp:positionV relativeFrom="page">
                <wp:posOffset>226695</wp:posOffset>
              </wp:positionV>
              <wp:extent cx="15087600" cy="691200"/>
              <wp:effectExtent l="0" t="0" r="19050" b="13970"/>
              <wp:wrapNone/>
              <wp:docPr id="23" name="Group 23"/>
              <wp:cNvGraphicFramePr/>
              <a:graphic xmlns:a="http://schemas.openxmlformats.org/drawingml/2006/main">
                <a:graphicData uri="http://schemas.microsoft.com/office/word/2010/wordprocessingGroup">
                  <wpg:wgp>
                    <wpg:cNvGrpSpPr/>
                    <wpg:grpSpPr>
                      <a:xfrm>
                        <a:off x="0" y="0"/>
                        <a:ext cx="15087600" cy="691200"/>
                        <a:chOff x="0" y="0"/>
                        <a:chExt cx="15087600" cy="690113"/>
                      </a:xfrm>
                    </wpg:grpSpPr>
                    <wps:wsp>
                      <wps:cNvPr id="21" name="Straight Connector 21"/>
                      <wps:cNvCnPr/>
                      <wps:spPr bwMode="auto">
                        <a:xfrm>
                          <a:off x="0" y="690113"/>
                          <a:ext cx="15087600" cy="0"/>
                        </a:xfrm>
                        <a:prstGeom prst="line">
                          <a:avLst/>
                        </a:prstGeom>
                        <a:ln w="12700">
                          <a:solidFill>
                            <a:schemeClr val="accent1"/>
                          </a:solidFill>
                          <a:headEnd type="none" w="med" len="med"/>
                          <a:tailEnd type="none" w="med" len="med"/>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2" name="Picture 22" descr="RR Studio Data 2:Clients 2:DCC:2014:13301 DCC Branding:LOGO:DCC_Logos_Jan2014:DCC_final_Logo_RGB.jp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72529" y="0"/>
                          <a:ext cx="1915064" cy="612475"/>
                        </a:xfrm>
                        <a:prstGeom prst="rect">
                          <a:avLst/>
                        </a:prstGeom>
                        <a:noFill/>
                        <a:ln>
                          <a:noFill/>
                        </a:ln>
                        <a:extLst>
                          <a:ext uri="{FAA26D3D-D897-4be2-8F04-BA451C77F1D7}">
                            <ma14:placeholderFlag xmlns:a14="http://schemas.microsoft.com/office/drawing/2010/main" xmlns:arto="http://schemas.microsoft.com/office/word/2006/arto" xmlns:lc="http://schemas.openxmlformats.org/drawingml/2006/lockedCanvas"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g:wgp>
                </a:graphicData>
              </a:graphic>
              <wp14:sizeRelV relativeFrom="margin">
                <wp14:pctHeight>0</wp14:pctHeight>
              </wp14:sizeRelV>
            </wp:anchor>
          </w:drawing>
        </mc:Choice>
        <mc:Fallback xmlns:arto="http://schemas.microsoft.com/office/word/2006/arto" xmlns:ma14="http://schemas.microsoft.com/office/mac/drawingml/2011/main" xmlns:pic="http://schemas.openxmlformats.org/drawingml/2006/picture" xmlns:a14="http://schemas.microsoft.com/office/drawing/2010/main" xmlns:a="http://schemas.openxmlformats.org/drawingml/2006/main">
          <w:pict w14:anchorId="797DD5F8">
            <v:group id="Group 23" style="position:absolute;margin-left:-23.55pt;margin-top:17.85pt;width:1188pt;height:54.45pt;z-index:251678729;mso-position-vertical-relative:page;mso-height-relative:margin" coordsize="150876,6901" o:spid="_x0000_s1026" w14:anchorId="47A7D0B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&#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10;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fNU/wCFLf8AMq3t8ofmHu/4&#10;lbN3NW0fxz+Km5ajZtRt7HVkkWO3z3hho2oewd3bkp4SFnkw1Y1Tt7GQza1pxT1U8Whq6ZRkL7ec&#10;vQ7btKbpMtbi5Gqp4rGcqo9NQox9agH4R08i0FetZ73InV+ve/de697917r6SX/CYb+Y9vT5f/F/&#10;evx17o3HWbp7d+KEu18dhd1Zmreqz28el91QVNPs18tV1BMtZW4Kpx9ViqmrYlmpWxvmLztJLJj7&#10;7j8vw7VuSX9mumK6qSo4LItNVPQMCGA9dVMYDLihqOtnr3HHVO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10;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qEf&#10;+FMWeyuF/k9/IqmxkksMe4t19F4HLSQllb+FP3Rg8rLGzpYhZJaSGNx9GVihuGI9jf27RX5rty34&#10;VkI+3w2H+XqyfF18uH3kl0/1737r3Xvfuvde9+6919Or/hLnncpl/wCUj1vj8hJK9Jtft/u7BYNZ&#10;GJSHF1G8W3NNHACeFNbkaxyB/aZj9SfeOfuSipzTIy8WjjJ+3TT/AAAdMv8AF1sRewF1T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Kb39n8rur&#10;vfuvdGdklmzm5O2+x8/mZp2Lzy5XMbxrcjkZJmYkl2mkcsSTz7y/sUWKyhjT4VRAPsCgDpSOgl9q&#10;uvde9+691737r3W1D/wkVzuTof5j3cOCp5JTis78PN/T5OmBPh+4w/bux5cbXOtwNcXmmhQkGwmY&#10;W5uI0900U8vxOeKzrT80kqP9Xp1STh19Gv3APTP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8jT+cr8Tdy/Dn+Y58m+tMviqig2vuv&#10;sTcPcPVVa0EkdDmer+1c1U7r22+LncATLjnmqcHVSLx93Q1Cf2feUvKW6R7ty/bXCmrKgjf1DoAp&#10;r9uGHyYdPqajqr72JOrde9+691737r3W7t/wj8+LG44M38o/mhm8XUUO26nbuI+OXXeSnhdI9wVd&#10;VmaTsLs9qRpALxULY/bMXkTUryTSpcPA49w57rblGUttoQ1aplYemCqftq/7B69NSHy63lvcM9N9&#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10;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kT/zmezsz23/ADUPnfubOVU1XVYX5H9h9Y0jTOzeDDdM5Y9R4KliDfpS&#10;OjwkKqBx+fz7yn5RtkteWbKNBQGJX/OQaz/Nun1wo6rL9iLq3XvfuvdHg/lndiZfqn+Yd8I994Wp&#10;mpqnD/KPpGmrDAzLJVYHPdg0G3d0Yy6kHTV42rq6Vx+VkINxx7JuYrdLrYbyB8gwyftCkg/kQD1o&#10;5HX2LPeJ/Sf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46n8zn/t5P/MJ&#10;/wDF4vlj/wC/6z/vLDlz/lXrD/nng/6tL0oXgOiPeznrfXvfuvdGa+FH/ZZXxJ/8Wb6F/wDfqYr2&#10;Xbx/ySLr/mjL/wAcbrR4dfZy94j9J+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x1P5nP/byf+YT/AOLxfLH/AN/1n/eWHLn/ACr1h/zzwf8AVpelC8B0R72c&#10;9b697917ozXwo/7LK+JP/izfQv8A79TFey7eP+SRdf8ANGX/AI43Wjw6+zl7xH6T9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10;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S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0Uf+YB/2Qd82f8AxUf5I/8A&#10;vm8z7NNj/wCS3Z/814v+ri9bHEdfGr95a9KOve/de697917q5j/hPf8A9vivhR/4dXZv/vit0+wl&#10;z3/yqd5/pU/6uJ1V/hPX1dPeMfTH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T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0Uf+YB/2Qd82f8AxUf5I/8Avm8z&#10;7NNj/wCS3Z/814v+ri9bHEdfGr95a9KOve/de697917q5j/hPf8A9vivhR/4dXZv/vit0+wlz3/y&#10;qd5/pU/6uJ1V/hPX1dPeMfTH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aCH/CuT5p/&#10;307p6W+C208t5cF0ziI+5e2qWmn1QS9mb7xr0OwcNkYL+moxO3ZJ6+M2s0WcXklbCcPazZ/Bs5t6&#10;lHdMfDT/AEimrEfJnx9qdOxjFetOL3LPTnXvfuvde9+6919M/wD4TAfDz/Zb/wCXNi+4Nw4v7HsL&#10;5ebnm7ar5KiHxZCDrTDLJtnqTFSsBZ6eWlSu3DSNc+jL8kfpGO3uPu37w382kZrHajQPTWcuftrR&#10;T/pOmXNTTrY99x/1T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1N/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FH/mAf9kHfNn/&#10;AMVH+SP/AL5vM+zTY/8Akt2f/NeL/q4vWxxHXxq/eWvSjr3v3Xuve/de6uY/4T3/APb4r4Uf+HV2&#10;b/74rdPsJc9/8qnef6VP+ridVf4T19XT3jH0x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9X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RR/5gH/ZB3zZ/wDFR/kj/wC+bzPs02P/AJLdn/zXi/6uL1scR18av3lr0o69&#10;7917r3v3XurmP+E9/wD2+K+FH/h1dm/++K3T7CXPf/Kp3n+lT/q4nVX+E9fV094x9M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aqn/Crr5p/wChX4Z7M+Ju1Mt9tvn5X7p826oqWbTV0XTHWNbS&#10;57PLMYT5If4rm3w1HGWIWoposjD6lEgEme2O0fWbu+6SjstV7fnI9QP95XUfkSp6vGM16+c97n3p&#10;7r3v3Xuve/de63Gv+Einw8/vl3h3r829zYvy4TprbsfTXWFXUw6oJOxuwqVclvjK46cC61OK2/HB&#10;RSgmxizf0J5WJvdPdvCs4NnjOZj4j/6RcKD8map+1Om5DinW/l7g/pr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1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FH/mAf9kHfNn/AMVH+SP/AL5vM+zTY/8Akt2f/NeL/q4v&#10;WxxHXxq/eWvSjr3v3Xuve/de6uY/4T3/APb4r4Uf+HV2b/74rdPsJc9/8qnef6VP+ridVf4T19XT&#10;3jH0x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8m/wDnn/NP/Z4f5j3eG/cHlv4p1f1jXr0R&#10;09JDN56CbZHWldUUFZnsdKp0vBms3Ll83TvpDeGriRhdPeT/ACXtH7m5fhgcUkkHiSeupwDQ/NV0&#10;qfmD0+ooOqg/Yq6t1737r3XgCSABcngAckk/ge/de6+uR/Jp+HZ+D38un479NZfFfwrsPL7YXtXt&#10;6KWHw5Bezuzgu5s5isqBYNPhqeSj2/qA5joI+T+o4tc27t++d/uLtDWMHRH6aEwCPkxq3+26YY1P&#10;VonsN9V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Aj8meva/tz43/ACC6&#10;pxSh8p2d0j2v17jULKgev3psOv23RqXYgAGSpUXJAHtZt062u4QXTcI5EY/YrA/5OvDBr18Weppq&#10;miqaijrKeakq6SeWmqqWpieCopqmCQxT09RDKAyOjAq6sAQQQRf3l4CCKjIPSnrD7317r3v3Xur9&#10;f+EzXWGZ7C/m9dCZ7HUstRiuoNnd09m7pljQstHiH6tyfXONqZnsQinMbixcdz9S4UckH2B/cS5S&#10;DlWdGOZWjRft1hz/AMZRuqP8PX1F/eN3TP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Vv/ADoflRub&#10;4c/y1vk73Lsimy776k2fTdcbLyuIpqmV9qbk7Wy0HX9FvWqrIAVpFw65CTIU881o2qoqeA3aZVIl&#10;5Q2yPduYba0mpo1a2B/EEBbT89VKEDyJPl1ZRU9fI795SdP9e9+691737r3V+P8Awnq/ltZb52/N&#10;fbG/t5belqfjf8Ycxguze0cjW0pfDbp3Xjqv+IdcdWI0gMc75Kvp1rcnAVZP4ZS1UchR6in8gI57&#10;5hXZdnaCFqXFyCiAcVU4d/lQGgP8RHoeqOaDr6jfvG3pn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Q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">
              <v:line id="Straight Connector 21" style="position:absolute;visibility:visible;mso-wrap-style:square" o:spid="_x0000_s1027" strokecolor="#5c2071 [3204]" strokeweight="1pt" o:connectortype="straight" from="0,6901" to="150876,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1725;width:19150;height:6124;visibility:visible;mso-wrap-style:square" alt="RR Studio Data 2:Clients 2:DCC:2014:13301 DCC Branding:LOGO:DCC_Logos_Jan2014:DCC_final_Logo_RGB.jpg"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">
                <v:imagedata o:title="DCC_final_Logo_RGB" r:id="rId4"/>
              </v:shape>
              <w10:wrap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04BAF" w14:textId="5B6541A7" w:rsidR="00265C0F" w:rsidRDefault="00B65EEC">
    <w:pPr>
      <w:pStyle w:val="Header"/>
    </w:pPr>
    <w:r>
      <w:rPr>
        <w:noProof/>
      </w:rPr>
      <mc:AlternateContent>
        <mc:Choice Requires="wps">
          <w:drawing>
            <wp:anchor distT="0" distB="0" distL="114300" distR="114300" simplePos="0" relativeHeight="251658244" behindDoc="0" locked="0" layoutInCell="0" allowOverlap="1" wp14:anchorId="569494E2" wp14:editId="1B1572AA">
              <wp:simplePos x="0" y="190500"/>
              <wp:positionH relativeFrom="page">
                <wp:align>center</wp:align>
              </wp:positionH>
              <wp:positionV relativeFrom="page">
                <wp:align>top</wp:align>
              </wp:positionV>
              <wp:extent cx="7772400" cy="463550"/>
              <wp:effectExtent l="0" t="0" r="0" b="12700"/>
              <wp:wrapNone/>
              <wp:docPr id="6" name="MSIPCM8dcc4cb4bd8a6a3d799a2ebd" descr="{&quot;HashCode&quot;:2028218717,&quot;Height&quot;:9999999.0,&quot;Width&quot;:9999999.0,&quot;Placement&quot;:&quot;Header&quot;,&quot;Index&quot;:&quot;FirstPage&quot;,&quot;Section&quot;:2,&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848FE68" w14:textId="0C71A514" w:rsidR="00B65EEC" w:rsidRPr="00B65EEC" w:rsidRDefault="00B65EEC" w:rsidP="00B65EEC">
                          <w:pPr>
                            <w:spacing w:before="0" w:after="0"/>
                            <w:jc w:val="center"/>
                            <w:rPr>
                              <w:rFonts w:ascii="Calibri" w:hAnsi="Calibri" w:cs="Calibri"/>
                              <w:color w:val="FF0000"/>
                            </w:rPr>
                          </w:pPr>
                          <w:r w:rsidRPr="00B65EEC">
                            <w:rPr>
                              <w:rFonts w:ascii="Calibri" w:hAnsi="Calibri" w:cs="Calibri"/>
                              <w:color w:val="FF0000"/>
                            </w:rPr>
                            <w:t>DCC Controlled</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69494E2" id="_x0000_t202" coordsize="21600,21600" o:spt="202" path="m,l,21600r21600,l21600,xe">
              <v:stroke joinstyle="miter"/>
              <v:path gradientshapeok="t" o:connecttype="rect"/>
            </v:shapetype>
            <v:shape id="MSIPCM8dcc4cb4bd8a6a3d799a2ebd" o:spid="_x0000_s1032" type="#_x0000_t202" alt="{&quot;HashCode&quot;:2028218717,&quot;Height&quot;:9999999.0,&quot;Width&quot;:9999999.0,&quot;Placement&quot;:&quot;Header&quot;,&quot;Index&quot;:&quot;FirstPage&quot;,&quot;Section&quot;:2,&quot;Top&quot;:0.0,&quot;Left&quot;:0.0}" style="position:absolute;margin-left:0;margin-top:0;width:612pt;height:36.5pt;z-index:251658244;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Exr&#10;448WAgAALQQAAA4AAAAAAAAAAAAAAAAALgIAAGRycy9lMm9Eb2MueG1sUEsBAi0AFAAGAAgAAAAh&#10;AL4fCrfaAAAABQEAAA8AAAAAAAAAAAAAAAAAcAQAAGRycy9kb3ducmV2LnhtbFBLBQYAAAAABAAE&#10;APMAAAB3BQAAAAA=&#10;" o:allowincell="f" filled="f" stroked="f" strokeweight=".5pt">
              <v:textbox inset=",0,,0">
                <w:txbxContent>
                  <w:p w14:paraId="1848FE68" w14:textId="0C71A514" w:rsidR="00B65EEC" w:rsidRPr="00B65EEC" w:rsidRDefault="00B65EEC" w:rsidP="00B65EEC">
                    <w:pPr>
                      <w:spacing w:before="0" w:after="0"/>
                      <w:jc w:val="center"/>
                      <w:rPr>
                        <w:rFonts w:ascii="Calibri" w:hAnsi="Calibri" w:cs="Calibri"/>
                        <w:color w:val="FF0000"/>
                      </w:rPr>
                    </w:pPr>
                    <w:r w:rsidRPr="00B65EEC">
                      <w:rPr>
                        <w:rFonts w:ascii="Calibri" w:hAnsi="Calibri" w:cs="Calibri"/>
                        <w:color w:val="FF0000"/>
                      </w:rPr>
                      <w:t>DCC Controlled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2BBE775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pStyle w:val="Heading9"/>
      <w:lvlText w:val=""/>
      <w:lvlJc w:val="left"/>
      <w:pPr>
        <w:tabs>
          <w:tab w:val="num" w:pos="5760"/>
        </w:tabs>
        <w:ind w:left="6120" w:hanging="360"/>
      </w:pPr>
      <w:rPr>
        <w:rFonts w:ascii="Wingdings" w:hAnsi="Wingdings" w:hint="default"/>
      </w:rPr>
    </w:lvl>
  </w:abstractNum>
  <w:abstractNum w:abstractNumId="1" w15:restartNumberingAfterBreak="0">
    <w:nsid w:val="053F7602"/>
    <w:multiLevelType w:val="hybridMultilevel"/>
    <w:tmpl w:val="073866DC"/>
    <w:lvl w:ilvl="0" w:tplc="7EF610F4">
      <w:start w:val="1"/>
      <w:numFmt w:val="bullet"/>
      <w:pStyle w:val="CaseStudyQuoteBullets"/>
      <w:lvlText w:val=""/>
      <w:lvlJc w:val="left"/>
      <w:pPr>
        <w:ind w:left="360" w:hanging="360"/>
      </w:pPr>
      <w:rPr>
        <w:rFonts w:ascii="Wingdings" w:hAnsi="Wingdings" w:hint="default"/>
        <w:b w:val="0"/>
        <w:bCs w:val="0"/>
        <w:i w:val="0"/>
        <w:iCs w:val="0"/>
        <w:color w:val="auto"/>
        <w:sz w:val="28"/>
        <w:szCs w:val="28"/>
      </w:rPr>
    </w:lvl>
    <w:lvl w:ilvl="1" w:tplc="FFC82C90">
      <w:start w:val="1"/>
      <w:numFmt w:val="bullet"/>
      <w:lvlText w:val="o"/>
      <w:lvlJc w:val="left"/>
      <w:pPr>
        <w:ind w:left="1440" w:hanging="360"/>
      </w:pPr>
      <w:rPr>
        <w:rFonts w:ascii="Courier New" w:hAnsi="Courier New" w:hint="default"/>
      </w:rPr>
    </w:lvl>
    <w:lvl w:ilvl="2" w:tplc="FA6829DC" w:tentative="1">
      <w:start w:val="1"/>
      <w:numFmt w:val="bullet"/>
      <w:lvlText w:val=""/>
      <w:lvlJc w:val="left"/>
      <w:pPr>
        <w:ind w:left="2160" w:hanging="360"/>
      </w:pPr>
      <w:rPr>
        <w:rFonts w:ascii="Wingdings" w:hAnsi="Wingdings" w:hint="default"/>
      </w:rPr>
    </w:lvl>
    <w:lvl w:ilvl="3" w:tplc="49E2ED40" w:tentative="1">
      <w:start w:val="1"/>
      <w:numFmt w:val="bullet"/>
      <w:lvlText w:val=""/>
      <w:lvlJc w:val="left"/>
      <w:pPr>
        <w:ind w:left="2880" w:hanging="360"/>
      </w:pPr>
      <w:rPr>
        <w:rFonts w:ascii="Symbol" w:hAnsi="Symbol" w:hint="default"/>
      </w:rPr>
    </w:lvl>
    <w:lvl w:ilvl="4" w:tplc="48C66B2A" w:tentative="1">
      <w:start w:val="1"/>
      <w:numFmt w:val="bullet"/>
      <w:lvlText w:val="o"/>
      <w:lvlJc w:val="left"/>
      <w:pPr>
        <w:ind w:left="3600" w:hanging="360"/>
      </w:pPr>
      <w:rPr>
        <w:rFonts w:ascii="Courier New" w:hAnsi="Courier New" w:hint="default"/>
      </w:rPr>
    </w:lvl>
    <w:lvl w:ilvl="5" w:tplc="8D8CBA3E" w:tentative="1">
      <w:start w:val="1"/>
      <w:numFmt w:val="bullet"/>
      <w:lvlText w:val=""/>
      <w:lvlJc w:val="left"/>
      <w:pPr>
        <w:ind w:left="4320" w:hanging="360"/>
      </w:pPr>
      <w:rPr>
        <w:rFonts w:ascii="Wingdings" w:hAnsi="Wingdings" w:hint="default"/>
      </w:rPr>
    </w:lvl>
    <w:lvl w:ilvl="6" w:tplc="61405850" w:tentative="1">
      <w:start w:val="1"/>
      <w:numFmt w:val="bullet"/>
      <w:lvlText w:val=""/>
      <w:lvlJc w:val="left"/>
      <w:pPr>
        <w:ind w:left="5040" w:hanging="360"/>
      </w:pPr>
      <w:rPr>
        <w:rFonts w:ascii="Symbol" w:hAnsi="Symbol" w:hint="default"/>
      </w:rPr>
    </w:lvl>
    <w:lvl w:ilvl="7" w:tplc="56AC94DC" w:tentative="1">
      <w:start w:val="1"/>
      <w:numFmt w:val="bullet"/>
      <w:lvlText w:val="o"/>
      <w:lvlJc w:val="left"/>
      <w:pPr>
        <w:ind w:left="5760" w:hanging="360"/>
      </w:pPr>
      <w:rPr>
        <w:rFonts w:ascii="Courier New" w:hAnsi="Courier New" w:hint="default"/>
      </w:rPr>
    </w:lvl>
    <w:lvl w:ilvl="8" w:tplc="5C96835E" w:tentative="1">
      <w:start w:val="1"/>
      <w:numFmt w:val="bullet"/>
      <w:lvlText w:val=""/>
      <w:lvlJc w:val="left"/>
      <w:pPr>
        <w:ind w:left="6480" w:hanging="360"/>
      </w:pPr>
      <w:rPr>
        <w:rFonts w:ascii="Wingdings" w:hAnsi="Wingdings" w:hint="default"/>
      </w:rPr>
    </w:lvl>
  </w:abstractNum>
  <w:abstractNum w:abstractNumId="2" w15:restartNumberingAfterBreak="0">
    <w:nsid w:val="10F826C4"/>
    <w:multiLevelType w:val="hybridMultilevel"/>
    <w:tmpl w:val="1804A92C"/>
    <w:lvl w:ilvl="0" w:tplc="15F6E18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3D41CC"/>
    <w:multiLevelType w:val="multilevel"/>
    <w:tmpl w:val="C5C485AE"/>
    <w:lvl w:ilvl="0">
      <w:start w:val="1"/>
      <w:numFmt w:val="lowerLetter"/>
      <w:pStyle w:val="ListLettering"/>
      <w:lvlText w:val="%1."/>
      <w:lvlJc w:val="left"/>
      <w:pPr>
        <w:ind w:left="1211" w:hanging="360"/>
      </w:pPr>
      <w:rPr>
        <w:rFonts w:hint="default"/>
        <w:b w:val="0"/>
        <w:bCs w:val="0"/>
        <w:i w:val="0"/>
        <w:iCs w:val="0"/>
        <w:color w:val="auto"/>
        <w:sz w:val="22"/>
        <w:szCs w:val="22"/>
      </w:rPr>
    </w:lvl>
    <w:lvl w:ilvl="1">
      <w:start w:val="1"/>
      <w:numFmt w:val="none"/>
      <w:suff w:val="nothing"/>
      <w:lvlText w:val=""/>
      <w:lvlJc w:val="left"/>
      <w:pPr>
        <w:ind w:left="-397" w:firstLine="0"/>
      </w:pPr>
      <w:rPr>
        <w:rFonts w:hint="default"/>
      </w:rPr>
    </w:lvl>
    <w:lvl w:ilvl="2">
      <w:start w:val="1"/>
      <w:numFmt w:val="none"/>
      <w:suff w:val="nothing"/>
      <w:lvlText w:val=""/>
      <w:lvlJc w:val="left"/>
      <w:pPr>
        <w:ind w:left="-397" w:firstLine="0"/>
      </w:pPr>
      <w:rPr>
        <w:rFonts w:hint="default"/>
      </w:rPr>
    </w:lvl>
    <w:lvl w:ilvl="3">
      <w:start w:val="1"/>
      <w:numFmt w:val="none"/>
      <w:suff w:val="nothing"/>
      <w:lvlText w:val=""/>
      <w:lvlJc w:val="left"/>
      <w:pPr>
        <w:ind w:left="-397" w:firstLine="0"/>
      </w:pPr>
      <w:rPr>
        <w:rFonts w:hint="default"/>
      </w:rPr>
    </w:lvl>
    <w:lvl w:ilvl="4">
      <w:start w:val="1"/>
      <w:numFmt w:val="none"/>
      <w:suff w:val="nothing"/>
      <w:lvlText w:val=""/>
      <w:lvlJc w:val="left"/>
      <w:pPr>
        <w:ind w:left="-397" w:firstLine="0"/>
      </w:pPr>
      <w:rPr>
        <w:rFonts w:hint="default"/>
      </w:rPr>
    </w:lvl>
    <w:lvl w:ilvl="5">
      <w:start w:val="1"/>
      <w:numFmt w:val="none"/>
      <w:suff w:val="nothing"/>
      <w:lvlText w:val=""/>
      <w:lvlJc w:val="left"/>
      <w:pPr>
        <w:ind w:left="-397" w:firstLine="0"/>
      </w:pPr>
      <w:rPr>
        <w:rFonts w:hint="default"/>
      </w:rPr>
    </w:lvl>
    <w:lvl w:ilvl="6">
      <w:start w:val="1"/>
      <w:numFmt w:val="none"/>
      <w:suff w:val="nothing"/>
      <w:lvlText w:val=""/>
      <w:lvlJc w:val="left"/>
      <w:pPr>
        <w:ind w:left="-397" w:firstLine="0"/>
      </w:pPr>
      <w:rPr>
        <w:rFonts w:hint="default"/>
      </w:rPr>
    </w:lvl>
    <w:lvl w:ilvl="7">
      <w:start w:val="1"/>
      <w:numFmt w:val="none"/>
      <w:suff w:val="nothing"/>
      <w:lvlText w:val=""/>
      <w:lvlJc w:val="left"/>
      <w:pPr>
        <w:ind w:left="-397" w:firstLine="0"/>
      </w:pPr>
      <w:rPr>
        <w:rFonts w:hint="default"/>
      </w:rPr>
    </w:lvl>
    <w:lvl w:ilvl="8">
      <w:start w:val="1"/>
      <w:numFmt w:val="none"/>
      <w:suff w:val="nothing"/>
      <w:lvlText w:val=""/>
      <w:lvlJc w:val="left"/>
      <w:pPr>
        <w:ind w:left="-397" w:firstLine="0"/>
      </w:pPr>
      <w:rPr>
        <w:rFonts w:hint="default"/>
      </w:rPr>
    </w:lvl>
  </w:abstractNum>
  <w:abstractNum w:abstractNumId="4" w15:restartNumberingAfterBreak="0">
    <w:nsid w:val="22D751AF"/>
    <w:multiLevelType w:val="multilevel"/>
    <w:tmpl w:val="DEE21B9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25B01828"/>
    <w:multiLevelType w:val="hybridMultilevel"/>
    <w:tmpl w:val="F3BADEA0"/>
    <w:lvl w:ilvl="0" w:tplc="5F68AF6C">
      <w:start w:val="1"/>
      <w:numFmt w:val="bullet"/>
      <w:lvlText w:val="•"/>
      <w:lvlJc w:val="left"/>
      <w:pPr>
        <w:tabs>
          <w:tab w:val="num" w:pos="720"/>
        </w:tabs>
        <w:ind w:left="720" w:hanging="360"/>
      </w:pPr>
      <w:rPr>
        <w:rFonts w:ascii="Arial" w:hAnsi="Arial" w:hint="default"/>
      </w:rPr>
    </w:lvl>
    <w:lvl w:ilvl="1" w:tplc="406CD4AC" w:tentative="1">
      <w:start w:val="1"/>
      <w:numFmt w:val="bullet"/>
      <w:lvlText w:val="•"/>
      <w:lvlJc w:val="left"/>
      <w:pPr>
        <w:tabs>
          <w:tab w:val="num" w:pos="1440"/>
        </w:tabs>
        <w:ind w:left="1440" w:hanging="360"/>
      </w:pPr>
      <w:rPr>
        <w:rFonts w:ascii="Arial" w:hAnsi="Arial" w:hint="default"/>
      </w:rPr>
    </w:lvl>
    <w:lvl w:ilvl="2" w:tplc="59E41986" w:tentative="1">
      <w:start w:val="1"/>
      <w:numFmt w:val="bullet"/>
      <w:lvlText w:val="•"/>
      <w:lvlJc w:val="left"/>
      <w:pPr>
        <w:tabs>
          <w:tab w:val="num" w:pos="2160"/>
        </w:tabs>
        <w:ind w:left="2160" w:hanging="360"/>
      </w:pPr>
      <w:rPr>
        <w:rFonts w:ascii="Arial" w:hAnsi="Arial" w:hint="default"/>
      </w:rPr>
    </w:lvl>
    <w:lvl w:ilvl="3" w:tplc="91420180" w:tentative="1">
      <w:start w:val="1"/>
      <w:numFmt w:val="bullet"/>
      <w:lvlText w:val="•"/>
      <w:lvlJc w:val="left"/>
      <w:pPr>
        <w:tabs>
          <w:tab w:val="num" w:pos="2880"/>
        </w:tabs>
        <w:ind w:left="2880" w:hanging="360"/>
      </w:pPr>
      <w:rPr>
        <w:rFonts w:ascii="Arial" w:hAnsi="Arial" w:hint="default"/>
      </w:rPr>
    </w:lvl>
    <w:lvl w:ilvl="4" w:tplc="E3C000E6" w:tentative="1">
      <w:start w:val="1"/>
      <w:numFmt w:val="bullet"/>
      <w:lvlText w:val="•"/>
      <w:lvlJc w:val="left"/>
      <w:pPr>
        <w:tabs>
          <w:tab w:val="num" w:pos="3600"/>
        </w:tabs>
        <w:ind w:left="3600" w:hanging="360"/>
      </w:pPr>
      <w:rPr>
        <w:rFonts w:ascii="Arial" w:hAnsi="Arial" w:hint="default"/>
      </w:rPr>
    </w:lvl>
    <w:lvl w:ilvl="5" w:tplc="E4A640A8" w:tentative="1">
      <w:start w:val="1"/>
      <w:numFmt w:val="bullet"/>
      <w:lvlText w:val="•"/>
      <w:lvlJc w:val="left"/>
      <w:pPr>
        <w:tabs>
          <w:tab w:val="num" w:pos="4320"/>
        </w:tabs>
        <w:ind w:left="4320" w:hanging="360"/>
      </w:pPr>
      <w:rPr>
        <w:rFonts w:ascii="Arial" w:hAnsi="Arial" w:hint="default"/>
      </w:rPr>
    </w:lvl>
    <w:lvl w:ilvl="6" w:tplc="C12A1A90" w:tentative="1">
      <w:start w:val="1"/>
      <w:numFmt w:val="bullet"/>
      <w:lvlText w:val="•"/>
      <w:lvlJc w:val="left"/>
      <w:pPr>
        <w:tabs>
          <w:tab w:val="num" w:pos="5040"/>
        </w:tabs>
        <w:ind w:left="5040" w:hanging="360"/>
      </w:pPr>
      <w:rPr>
        <w:rFonts w:ascii="Arial" w:hAnsi="Arial" w:hint="default"/>
      </w:rPr>
    </w:lvl>
    <w:lvl w:ilvl="7" w:tplc="69E4C676" w:tentative="1">
      <w:start w:val="1"/>
      <w:numFmt w:val="bullet"/>
      <w:lvlText w:val="•"/>
      <w:lvlJc w:val="left"/>
      <w:pPr>
        <w:tabs>
          <w:tab w:val="num" w:pos="5760"/>
        </w:tabs>
        <w:ind w:left="5760" w:hanging="360"/>
      </w:pPr>
      <w:rPr>
        <w:rFonts w:ascii="Arial" w:hAnsi="Arial" w:hint="default"/>
      </w:rPr>
    </w:lvl>
    <w:lvl w:ilvl="8" w:tplc="3DCAC05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81534A"/>
    <w:multiLevelType w:val="hybridMultilevel"/>
    <w:tmpl w:val="EDB837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B5030F"/>
    <w:multiLevelType w:val="hybridMultilevel"/>
    <w:tmpl w:val="EF841C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CF6309"/>
    <w:multiLevelType w:val="multilevel"/>
    <w:tmpl w:val="F5F8BF40"/>
    <w:lvl w:ilvl="0">
      <w:start w:val="1"/>
      <w:numFmt w:val="decimal"/>
      <w:lvlText w:val="%1."/>
      <w:lvlJc w:val="left"/>
      <w:pPr>
        <w:tabs>
          <w:tab w:val="num" w:pos="510"/>
        </w:tabs>
        <w:ind w:left="851" w:hanging="851"/>
      </w:pPr>
      <w:rPr>
        <w:rFonts w:hint="default"/>
        <w:color w:val="auto"/>
        <w:sz w:val="22"/>
        <w:szCs w:val="22"/>
      </w:rPr>
    </w:lvl>
    <w:lvl w:ilvl="1">
      <w:start w:val="1"/>
      <w:numFmt w:val="decimal"/>
      <w:pStyle w:val="ListNumber2"/>
      <w:lvlText w:val="%1.%2."/>
      <w:lvlJc w:val="left"/>
      <w:pPr>
        <w:tabs>
          <w:tab w:val="num" w:pos="851"/>
        </w:tabs>
        <w:ind w:left="1701" w:hanging="850"/>
      </w:pPr>
      <w:rPr>
        <w:rFonts w:hint="default"/>
        <w:color w:val="auto"/>
        <w:sz w:val="22"/>
        <w:szCs w:val="22"/>
      </w:rPr>
    </w:lvl>
    <w:lvl w:ilvl="2">
      <w:start w:val="1"/>
      <w:numFmt w:val="decimal"/>
      <w:pStyle w:val="ListNumber3"/>
      <w:lvlText w:val="%1.%2.%3."/>
      <w:lvlJc w:val="left"/>
      <w:pPr>
        <w:tabs>
          <w:tab w:val="num" w:pos="-31680"/>
        </w:tabs>
        <w:ind w:left="2552" w:hanging="851"/>
      </w:pPr>
      <w:rPr>
        <w:rFonts w:hint="default"/>
        <w:color w:val="auto"/>
      </w:rPr>
    </w:lvl>
    <w:lvl w:ilvl="3">
      <w:start w:val="1"/>
      <w:numFmt w:val="decimal"/>
      <w:lvlText w:val="%1.%2.%3.%4."/>
      <w:lvlJc w:val="left"/>
      <w:pPr>
        <w:ind w:left="951" w:hanging="648"/>
      </w:pPr>
      <w:rPr>
        <w:rFonts w:hint="default"/>
      </w:rPr>
    </w:lvl>
    <w:lvl w:ilvl="4">
      <w:start w:val="1"/>
      <w:numFmt w:val="decimal"/>
      <w:lvlText w:val="%1.%2.%3.%4.%5."/>
      <w:lvlJc w:val="left"/>
      <w:pPr>
        <w:ind w:left="1455" w:hanging="792"/>
      </w:pPr>
      <w:rPr>
        <w:rFonts w:hint="default"/>
      </w:rPr>
    </w:lvl>
    <w:lvl w:ilvl="5">
      <w:start w:val="1"/>
      <w:numFmt w:val="decimal"/>
      <w:lvlText w:val="%1.%2.%3.%4.%5.%6."/>
      <w:lvlJc w:val="left"/>
      <w:pPr>
        <w:ind w:left="1959" w:hanging="936"/>
      </w:pPr>
      <w:rPr>
        <w:rFonts w:hint="default"/>
      </w:rPr>
    </w:lvl>
    <w:lvl w:ilvl="6">
      <w:start w:val="1"/>
      <w:numFmt w:val="decimal"/>
      <w:lvlText w:val="%1.%2.%3.%4.%5.%6.%7."/>
      <w:lvlJc w:val="left"/>
      <w:pPr>
        <w:ind w:left="2463" w:hanging="1080"/>
      </w:pPr>
      <w:rPr>
        <w:rFonts w:hint="default"/>
      </w:rPr>
    </w:lvl>
    <w:lvl w:ilvl="7">
      <w:start w:val="1"/>
      <w:numFmt w:val="decimal"/>
      <w:lvlText w:val="%1.%2.%3.%4.%5.%6.%7.%8."/>
      <w:lvlJc w:val="left"/>
      <w:pPr>
        <w:ind w:left="2967" w:hanging="1224"/>
      </w:pPr>
      <w:rPr>
        <w:rFonts w:hint="default"/>
      </w:rPr>
    </w:lvl>
    <w:lvl w:ilvl="8">
      <w:start w:val="1"/>
      <w:numFmt w:val="decimal"/>
      <w:lvlText w:val="%1.%2.%3.%4.%5.%6.%7.%8.%9."/>
      <w:lvlJc w:val="left"/>
      <w:pPr>
        <w:ind w:left="3543" w:hanging="1440"/>
      </w:pPr>
      <w:rPr>
        <w:rFonts w:hint="default"/>
      </w:rPr>
    </w:lvl>
  </w:abstractNum>
  <w:abstractNum w:abstractNumId="9" w15:restartNumberingAfterBreak="0">
    <w:nsid w:val="2C723A14"/>
    <w:multiLevelType w:val="hybridMultilevel"/>
    <w:tmpl w:val="1804A92C"/>
    <w:lvl w:ilvl="0" w:tplc="15F6E18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2510E6"/>
    <w:multiLevelType w:val="multilevel"/>
    <w:tmpl w:val="64B038FC"/>
    <w:lvl w:ilvl="0">
      <w:start w:val="1"/>
      <w:numFmt w:val="bullet"/>
      <w:pStyle w:val="TableBullet1"/>
      <w:lvlText w:val=""/>
      <w:lvlJc w:val="left"/>
      <w:pPr>
        <w:tabs>
          <w:tab w:val="num" w:pos="397"/>
        </w:tabs>
        <w:ind w:left="284" w:hanging="284"/>
      </w:pPr>
      <w:rPr>
        <w:rFonts w:ascii="Wingdings" w:hAnsi="Wingdings" w:hint="default"/>
        <w:b w:val="0"/>
        <w:bCs w:val="0"/>
        <w:i w:val="0"/>
        <w:iCs w:val="0"/>
        <w:color w:val="auto"/>
        <w:sz w:val="28"/>
        <w:szCs w:val="28"/>
      </w:rPr>
    </w:lvl>
    <w:lvl w:ilvl="1">
      <w:start w:val="1"/>
      <w:numFmt w:val="bullet"/>
      <w:pStyle w:val="TableBullet2"/>
      <w:lvlText w:val=""/>
      <w:lvlJc w:val="left"/>
      <w:pPr>
        <w:ind w:left="851" w:hanging="511"/>
      </w:pPr>
      <w:rPr>
        <w:rFonts w:ascii="Wingdings" w:hAnsi="Wingdings"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08A67A2"/>
    <w:multiLevelType w:val="hybridMultilevel"/>
    <w:tmpl w:val="EA4AB698"/>
    <w:lvl w:ilvl="0" w:tplc="3CF621AA">
      <w:start w:val="1"/>
      <w:numFmt w:val="decimal"/>
      <w:pStyle w:val="ParagraphNumbering"/>
      <w:lvlText w:val="%1."/>
      <w:lvlJc w:val="left"/>
      <w:pPr>
        <w:tabs>
          <w:tab w:val="num" w:pos="0"/>
        </w:tabs>
        <w:ind w:left="0" w:hanging="567"/>
      </w:pPr>
      <w:rPr>
        <w:rFonts w:hint="default"/>
        <w:b/>
        <w:bCs/>
        <w:i w:val="0"/>
        <w:iCs w:val="0"/>
        <w:color w:val="auto"/>
        <w:sz w:val="16"/>
        <w:szCs w:val="16"/>
      </w:rPr>
    </w:lvl>
    <w:lvl w:ilvl="1" w:tplc="BA3C0F0E">
      <w:start w:val="1"/>
      <w:numFmt w:val="lowerLetter"/>
      <w:lvlText w:val="%2."/>
      <w:lvlJc w:val="left"/>
      <w:pPr>
        <w:ind w:left="1440" w:hanging="360"/>
      </w:pPr>
      <w:rPr>
        <w:rFonts w:hint="default"/>
      </w:rPr>
    </w:lvl>
    <w:lvl w:ilvl="2" w:tplc="F6F85432">
      <w:start w:val="1"/>
      <w:numFmt w:val="lowerRoman"/>
      <w:lvlText w:val="%3."/>
      <w:lvlJc w:val="right"/>
      <w:pPr>
        <w:ind w:left="2160" w:hanging="180"/>
      </w:pPr>
      <w:rPr>
        <w:rFonts w:hint="default"/>
      </w:rPr>
    </w:lvl>
    <w:lvl w:ilvl="3" w:tplc="74CE6A20">
      <w:start w:val="1"/>
      <w:numFmt w:val="decimal"/>
      <w:lvlText w:val="%4."/>
      <w:lvlJc w:val="left"/>
      <w:pPr>
        <w:ind w:left="2880" w:hanging="360"/>
      </w:pPr>
      <w:rPr>
        <w:rFonts w:hint="default"/>
      </w:rPr>
    </w:lvl>
    <w:lvl w:ilvl="4" w:tplc="BEB0EC32">
      <w:start w:val="1"/>
      <w:numFmt w:val="lowerLetter"/>
      <w:lvlText w:val="%5."/>
      <w:lvlJc w:val="left"/>
      <w:pPr>
        <w:ind w:left="3600" w:hanging="360"/>
      </w:pPr>
      <w:rPr>
        <w:rFonts w:hint="default"/>
      </w:rPr>
    </w:lvl>
    <w:lvl w:ilvl="5" w:tplc="E1425C1A">
      <w:start w:val="1"/>
      <w:numFmt w:val="lowerRoman"/>
      <w:lvlText w:val="%6."/>
      <w:lvlJc w:val="right"/>
      <w:pPr>
        <w:ind w:left="4320" w:hanging="180"/>
      </w:pPr>
      <w:rPr>
        <w:rFonts w:hint="default"/>
      </w:rPr>
    </w:lvl>
    <w:lvl w:ilvl="6" w:tplc="D820DBC8">
      <w:start w:val="1"/>
      <w:numFmt w:val="decimal"/>
      <w:lvlText w:val="%7."/>
      <w:lvlJc w:val="left"/>
      <w:pPr>
        <w:ind w:left="5040" w:hanging="360"/>
      </w:pPr>
      <w:rPr>
        <w:rFonts w:hint="default"/>
      </w:rPr>
    </w:lvl>
    <w:lvl w:ilvl="7" w:tplc="09D0AB4A">
      <w:start w:val="1"/>
      <w:numFmt w:val="lowerLetter"/>
      <w:lvlText w:val="%8."/>
      <w:lvlJc w:val="left"/>
      <w:pPr>
        <w:ind w:left="5760" w:hanging="360"/>
      </w:pPr>
      <w:rPr>
        <w:rFonts w:hint="default"/>
      </w:rPr>
    </w:lvl>
    <w:lvl w:ilvl="8" w:tplc="B4723170">
      <w:start w:val="1"/>
      <w:numFmt w:val="lowerRoman"/>
      <w:lvlText w:val="%9."/>
      <w:lvlJc w:val="right"/>
      <w:pPr>
        <w:ind w:left="6480" w:hanging="180"/>
      </w:pPr>
      <w:rPr>
        <w:rFonts w:hint="default"/>
      </w:rPr>
    </w:lvl>
  </w:abstractNum>
  <w:abstractNum w:abstractNumId="12" w15:restartNumberingAfterBreak="0">
    <w:nsid w:val="318D3268"/>
    <w:multiLevelType w:val="hybridMultilevel"/>
    <w:tmpl w:val="BB6CBF26"/>
    <w:lvl w:ilvl="0" w:tplc="8452DFC6">
      <w:start w:val="1"/>
      <w:numFmt w:val="bullet"/>
      <w:pStyle w:val="ListBullet"/>
      <w:lvlText w:val=""/>
      <w:lvlJc w:val="left"/>
      <w:pPr>
        <w:ind w:left="567" w:hanging="567"/>
      </w:pPr>
      <w:rPr>
        <w:rFonts w:ascii="Wingdings" w:hAnsi="Wingdings" w:hint="default"/>
        <w:b w:val="0"/>
        <w:bCs w:val="0"/>
        <w:i w:val="0"/>
        <w:iCs w:val="0"/>
        <w:color w:val="auto"/>
        <w:sz w:val="28"/>
      </w:rPr>
    </w:lvl>
    <w:lvl w:ilvl="1" w:tplc="55D67042">
      <w:start w:val="1"/>
      <w:numFmt w:val="bullet"/>
      <w:pStyle w:val="ListBullet2"/>
      <w:lvlText w:val=""/>
      <w:lvlJc w:val="left"/>
      <w:pPr>
        <w:ind w:left="1134" w:hanging="567"/>
      </w:pPr>
      <w:rPr>
        <w:rFonts w:ascii="Symbol" w:hAnsi="Symbol" w:hint="default"/>
        <w:color w:val="auto"/>
      </w:rPr>
    </w:lvl>
    <w:lvl w:ilvl="2" w:tplc="F8E4C49C">
      <w:start w:val="1"/>
      <w:numFmt w:val="bullet"/>
      <w:pStyle w:val="ListBullet3"/>
      <w:lvlText w:val="‒"/>
      <w:lvlJc w:val="left"/>
      <w:pPr>
        <w:ind w:left="1701" w:hanging="567"/>
      </w:pPr>
      <w:rPr>
        <w:rFonts w:ascii="Arial" w:hAnsi="Arial" w:hint="default"/>
        <w:color w:val="auto"/>
      </w:rPr>
    </w:lvl>
    <w:lvl w:ilvl="3" w:tplc="20CED850">
      <w:start w:val="1"/>
      <w:numFmt w:val="lowerLetter"/>
      <w:pStyle w:val="ListBullet4"/>
      <w:lvlText w:val="%4."/>
      <w:lvlJc w:val="left"/>
      <w:pPr>
        <w:ind w:left="2268" w:hanging="567"/>
      </w:pPr>
      <w:rPr>
        <w:rFonts w:hint="default"/>
      </w:rPr>
    </w:lvl>
    <w:lvl w:ilvl="4" w:tplc="03E4BFA8">
      <w:start w:val="1"/>
      <w:numFmt w:val="lowerRoman"/>
      <w:pStyle w:val="ListBullet5"/>
      <w:lvlText w:val="%5."/>
      <w:lvlJc w:val="left"/>
      <w:pPr>
        <w:ind w:left="2268" w:hanging="567"/>
      </w:pPr>
      <w:rPr>
        <w:rFonts w:hint="default"/>
      </w:rPr>
    </w:lvl>
    <w:lvl w:ilvl="5" w:tplc="4278619C">
      <w:start w:val="1"/>
      <w:numFmt w:val="bullet"/>
      <w:lvlText w:val=""/>
      <w:lvlJc w:val="left"/>
      <w:pPr>
        <w:ind w:left="4320" w:hanging="360"/>
      </w:pPr>
      <w:rPr>
        <w:rFonts w:ascii="Wingdings" w:hAnsi="Wingdings" w:hint="default"/>
      </w:rPr>
    </w:lvl>
    <w:lvl w:ilvl="6" w:tplc="2BF2720E">
      <w:start w:val="1"/>
      <w:numFmt w:val="bullet"/>
      <w:lvlText w:val=""/>
      <w:lvlJc w:val="left"/>
      <w:pPr>
        <w:ind w:left="5040" w:hanging="360"/>
      </w:pPr>
      <w:rPr>
        <w:rFonts w:ascii="Symbol" w:hAnsi="Symbol" w:hint="default"/>
      </w:rPr>
    </w:lvl>
    <w:lvl w:ilvl="7" w:tplc="F4C4AAC2">
      <w:start w:val="1"/>
      <w:numFmt w:val="bullet"/>
      <w:lvlText w:val="o"/>
      <w:lvlJc w:val="left"/>
      <w:pPr>
        <w:ind w:left="5760" w:hanging="360"/>
      </w:pPr>
      <w:rPr>
        <w:rFonts w:ascii="Courier New" w:hAnsi="Courier New" w:hint="default"/>
      </w:rPr>
    </w:lvl>
    <w:lvl w:ilvl="8" w:tplc="60866FE6">
      <w:start w:val="1"/>
      <w:numFmt w:val="bullet"/>
      <w:lvlText w:val=""/>
      <w:lvlJc w:val="left"/>
      <w:pPr>
        <w:ind w:left="6480" w:hanging="360"/>
      </w:pPr>
      <w:rPr>
        <w:rFonts w:ascii="Wingdings" w:hAnsi="Wingdings" w:hint="default"/>
      </w:rPr>
    </w:lvl>
  </w:abstractNum>
  <w:abstractNum w:abstractNumId="13" w15:restartNumberingAfterBreak="0">
    <w:nsid w:val="326F1BE0"/>
    <w:multiLevelType w:val="hybridMultilevel"/>
    <w:tmpl w:val="188E63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E80117"/>
    <w:multiLevelType w:val="hybridMultilevel"/>
    <w:tmpl w:val="DE366304"/>
    <w:lvl w:ilvl="0" w:tplc="256E78EE">
      <w:start w:val="1"/>
      <w:numFmt w:val="bullet"/>
      <w:lvlText w:val=""/>
      <w:lvlJc w:val="left"/>
      <w:pPr>
        <w:tabs>
          <w:tab w:val="num" w:pos="720"/>
        </w:tabs>
        <w:ind w:left="720" w:hanging="360"/>
      </w:pPr>
      <w:rPr>
        <w:rFonts w:ascii="Wingdings" w:hAnsi="Wingdings" w:hint="default"/>
      </w:rPr>
    </w:lvl>
    <w:lvl w:ilvl="1" w:tplc="D428BFDE">
      <w:numFmt w:val="bullet"/>
      <w:lvlText w:val=""/>
      <w:lvlJc w:val="left"/>
      <w:pPr>
        <w:tabs>
          <w:tab w:val="num" w:pos="1440"/>
        </w:tabs>
        <w:ind w:left="1440" w:hanging="360"/>
      </w:pPr>
      <w:rPr>
        <w:rFonts w:ascii="Wingdings" w:hAnsi="Wingdings" w:hint="default"/>
      </w:rPr>
    </w:lvl>
    <w:lvl w:ilvl="2" w:tplc="17685D7E" w:tentative="1">
      <w:start w:val="1"/>
      <w:numFmt w:val="bullet"/>
      <w:lvlText w:val=""/>
      <w:lvlJc w:val="left"/>
      <w:pPr>
        <w:tabs>
          <w:tab w:val="num" w:pos="2160"/>
        </w:tabs>
        <w:ind w:left="2160" w:hanging="360"/>
      </w:pPr>
      <w:rPr>
        <w:rFonts w:ascii="Wingdings" w:hAnsi="Wingdings" w:hint="default"/>
      </w:rPr>
    </w:lvl>
    <w:lvl w:ilvl="3" w:tplc="3094E616" w:tentative="1">
      <w:start w:val="1"/>
      <w:numFmt w:val="bullet"/>
      <w:lvlText w:val=""/>
      <w:lvlJc w:val="left"/>
      <w:pPr>
        <w:tabs>
          <w:tab w:val="num" w:pos="2880"/>
        </w:tabs>
        <w:ind w:left="2880" w:hanging="360"/>
      </w:pPr>
      <w:rPr>
        <w:rFonts w:ascii="Wingdings" w:hAnsi="Wingdings" w:hint="default"/>
      </w:rPr>
    </w:lvl>
    <w:lvl w:ilvl="4" w:tplc="9DEAB206" w:tentative="1">
      <w:start w:val="1"/>
      <w:numFmt w:val="bullet"/>
      <w:lvlText w:val=""/>
      <w:lvlJc w:val="left"/>
      <w:pPr>
        <w:tabs>
          <w:tab w:val="num" w:pos="3600"/>
        </w:tabs>
        <w:ind w:left="3600" w:hanging="360"/>
      </w:pPr>
      <w:rPr>
        <w:rFonts w:ascii="Wingdings" w:hAnsi="Wingdings" w:hint="default"/>
      </w:rPr>
    </w:lvl>
    <w:lvl w:ilvl="5" w:tplc="3306DE24" w:tentative="1">
      <w:start w:val="1"/>
      <w:numFmt w:val="bullet"/>
      <w:lvlText w:val=""/>
      <w:lvlJc w:val="left"/>
      <w:pPr>
        <w:tabs>
          <w:tab w:val="num" w:pos="4320"/>
        </w:tabs>
        <w:ind w:left="4320" w:hanging="360"/>
      </w:pPr>
      <w:rPr>
        <w:rFonts w:ascii="Wingdings" w:hAnsi="Wingdings" w:hint="default"/>
      </w:rPr>
    </w:lvl>
    <w:lvl w:ilvl="6" w:tplc="A3C07F50" w:tentative="1">
      <w:start w:val="1"/>
      <w:numFmt w:val="bullet"/>
      <w:lvlText w:val=""/>
      <w:lvlJc w:val="left"/>
      <w:pPr>
        <w:tabs>
          <w:tab w:val="num" w:pos="5040"/>
        </w:tabs>
        <w:ind w:left="5040" w:hanging="360"/>
      </w:pPr>
      <w:rPr>
        <w:rFonts w:ascii="Wingdings" w:hAnsi="Wingdings" w:hint="default"/>
      </w:rPr>
    </w:lvl>
    <w:lvl w:ilvl="7" w:tplc="9A0C2F80" w:tentative="1">
      <w:start w:val="1"/>
      <w:numFmt w:val="bullet"/>
      <w:lvlText w:val=""/>
      <w:lvlJc w:val="left"/>
      <w:pPr>
        <w:tabs>
          <w:tab w:val="num" w:pos="5760"/>
        </w:tabs>
        <w:ind w:left="5760" w:hanging="360"/>
      </w:pPr>
      <w:rPr>
        <w:rFonts w:ascii="Wingdings" w:hAnsi="Wingdings" w:hint="default"/>
      </w:rPr>
    </w:lvl>
    <w:lvl w:ilvl="8" w:tplc="B018F80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835DAA"/>
    <w:multiLevelType w:val="hybridMultilevel"/>
    <w:tmpl w:val="1804A92C"/>
    <w:lvl w:ilvl="0" w:tplc="15F6E18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26A2276"/>
    <w:multiLevelType w:val="multilevel"/>
    <w:tmpl w:val="8084D860"/>
    <w:styleLink w:val="Appendix"/>
    <w:lvl w:ilvl="0">
      <w:start w:val="1"/>
      <w:numFmt w:val="upperLetter"/>
      <w:lvlText w:val="Appendix %1 – "/>
      <w:lvlJc w:val="left"/>
      <w:pPr>
        <w:tabs>
          <w:tab w:val="num" w:pos="848"/>
        </w:tabs>
        <w:ind w:left="848" w:hanging="848"/>
      </w:pPr>
      <w:rPr>
        <w:rFonts w:ascii="Arial Bold" w:hAnsi="Arial Bold" w:hint="default"/>
        <w:b/>
        <w:i w:val="0"/>
        <w:caps w:val="0"/>
        <w:color w:val="1F144A" w:themeColor="text1"/>
        <w:sz w:val="36"/>
        <w:szCs w:val="32"/>
      </w:rPr>
    </w:lvl>
    <w:lvl w:ilvl="1">
      <w:start w:val="1"/>
      <w:numFmt w:val="decimal"/>
      <w:lvlText w:val="%1.%2"/>
      <w:lvlJc w:val="left"/>
      <w:pPr>
        <w:tabs>
          <w:tab w:val="num" w:pos="851"/>
        </w:tabs>
        <w:ind w:left="851" w:hanging="851"/>
      </w:pPr>
      <w:rPr>
        <w:rFonts w:ascii="Arial Bold" w:hAnsi="Arial Bold" w:hint="default"/>
        <w:b/>
        <w:bCs/>
        <w:i w:val="0"/>
        <w:iCs w:val="0"/>
        <w:caps w:val="0"/>
        <w:strike w:val="0"/>
        <w:dstrike w:val="0"/>
        <w:vanish w:val="0"/>
        <w:color w:val="1F144A" w:themeColor="text1"/>
        <w:spacing w:val="0"/>
        <w:kern w:val="0"/>
        <w:position w:val="0"/>
        <w:sz w:val="32"/>
        <w:szCs w:val="28"/>
        <w:u w:val="none"/>
        <w:vertAlign w:val="baseline"/>
        <w:em w:val="none"/>
      </w:rPr>
    </w:lvl>
    <w:lvl w:ilvl="2">
      <w:start w:val="1"/>
      <w:numFmt w:val="decimal"/>
      <w:lvlText w:val="%1.%2.%3"/>
      <w:lvlJc w:val="left"/>
      <w:pPr>
        <w:tabs>
          <w:tab w:val="num" w:pos="848"/>
        </w:tabs>
        <w:ind w:left="848" w:hanging="848"/>
      </w:pPr>
      <w:rPr>
        <w:rFonts w:ascii="Arial Bold" w:hAnsi="Arial Bold" w:hint="default"/>
        <w:b/>
        <w:bCs/>
        <w:i w:val="0"/>
        <w:iCs w:val="0"/>
        <w:caps w:val="0"/>
        <w:smallCaps w:val="0"/>
        <w:strike w:val="0"/>
        <w:dstrike w:val="0"/>
        <w:vanish w:val="0"/>
        <w:color w:val="1F144A" w:themeColor="text1"/>
        <w:spacing w:val="0"/>
        <w:kern w:val="0"/>
        <w:position w:val="0"/>
        <w:sz w:val="28"/>
        <w:szCs w:val="26"/>
        <w:u w:val="none"/>
        <w:vertAlign w:val="baseline"/>
        <w:em w:val="none"/>
      </w:rPr>
    </w:lvl>
    <w:lvl w:ilvl="3">
      <w:start w:val="1"/>
      <w:numFmt w:val="decimal"/>
      <w:lvlText w:val="%1.%2.%3.%4"/>
      <w:lvlJc w:val="left"/>
      <w:pPr>
        <w:tabs>
          <w:tab w:val="num" w:pos="848"/>
        </w:tabs>
        <w:ind w:left="848" w:hanging="848"/>
      </w:pPr>
      <w:rPr>
        <w:rFonts w:ascii="Arial Bold" w:hAnsi="Arial Bold" w:cs="Arial" w:hint="default"/>
        <w:b/>
        <w:i w:val="0"/>
        <w:iCs w:val="0"/>
        <w:caps w:val="0"/>
        <w:strike w:val="0"/>
        <w:dstrike w:val="0"/>
        <w:vanish w:val="0"/>
        <w:color w:val="1F144A" w:themeColor="text1"/>
        <w:spacing w:val="0"/>
        <w:kern w:val="0"/>
        <w:position w:val="0"/>
        <w:sz w:val="28"/>
        <w:szCs w:val="24"/>
        <w:u w:val="none"/>
        <w:vertAlign w:val="baseline"/>
        <w:em w:val="none"/>
      </w:rPr>
    </w:lvl>
    <w:lvl w:ilvl="4">
      <w:start w:val="1"/>
      <w:numFmt w:val="decimal"/>
      <w:lvlText w:val="%1.%2.%3.%4.%5"/>
      <w:lvlJc w:val="left"/>
      <w:pPr>
        <w:tabs>
          <w:tab w:val="num" w:pos="1365"/>
        </w:tabs>
        <w:ind w:left="1365" w:hanging="1365"/>
      </w:pPr>
      <w:rPr>
        <w:rFonts w:ascii="Arial Bold" w:hAnsi="Arial Bold" w:cs="Arial" w:hint="default"/>
        <w:b/>
        <w:i w:val="0"/>
        <w:color w:val="29235C"/>
        <w:sz w:val="22"/>
        <w:szCs w:val="22"/>
        <w:u w:val="none"/>
      </w:rPr>
    </w:lvl>
    <w:lvl w:ilvl="5">
      <w:start w:val="1"/>
      <w:numFmt w:val="decimal"/>
      <w:lvlText w:val="%1.%2.%3.%4.%5.%6"/>
      <w:lvlJc w:val="left"/>
      <w:pPr>
        <w:tabs>
          <w:tab w:val="num" w:pos="1149"/>
        </w:tabs>
        <w:ind w:left="1149" w:hanging="1149"/>
      </w:pPr>
      <w:rPr>
        <w:rFonts w:hint="default"/>
        <w:u w:val="single"/>
      </w:rPr>
    </w:lvl>
    <w:lvl w:ilvl="6">
      <w:start w:val="1"/>
      <w:numFmt w:val="decimal"/>
      <w:lvlText w:val="%1.%2.%3.%4.%5.%6.%7"/>
      <w:lvlJc w:val="left"/>
      <w:pPr>
        <w:tabs>
          <w:tab w:val="num" w:pos="1293"/>
        </w:tabs>
        <w:ind w:left="1293" w:hanging="1293"/>
      </w:pPr>
      <w:rPr>
        <w:rFonts w:hint="default"/>
        <w:u w:val="single"/>
      </w:rPr>
    </w:lvl>
    <w:lvl w:ilvl="7">
      <w:start w:val="1"/>
      <w:numFmt w:val="decimal"/>
      <w:lvlText w:val="%1.%2.%3.%4.%5.%6.%7.%8"/>
      <w:lvlJc w:val="left"/>
      <w:pPr>
        <w:tabs>
          <w:tab w:val="num" w:pos="1437"/>
        </w:tabs>
        <w:ind w:left="1437" w:hanging="1437"/>
      </w:pPr>
      <w:rPr>
        <w:rFonts w:hint="default"/>
        <w:u w:val="single"/>
      </w:rPr>
    </w:lvl>
    <w:lvl w:ilvl="8">
      <w:start w:val="1"/>
      <w:numFmt w:val="decimal"/>
      <w:lvlText w:val="%1.%2.%3.%4.%5.%6.%7.%8.%9"/>
      <w:lvlJc w:val="left"/>
      <w:pPr>
        <w:tabs>
          <w:tab w:val="num" w:pos="1581"/>
        </w:tabs>
        <w:ind w:left="1581" w:hanging="1581"/>
      </w:pPr>
      <w:rPr>
        <w:rFonts w:hint="default"/>
        <w:u w:val="single"/>
      </w:rPr>
    </w:lvl>
  </w:abstractNum>
  <w:abstractNum w:abstractNumId="17" w15:restartNumberingAfterBreak="0">
    <w:nsid w:val="42C65D5A"/>
    <w:multiLevelType w:val="multilevel"/>
    <w:tmpl w:val="8F0642B8"/>
    <w:lvl w:ilvl="0">
      <w:start w:val="1"/>
      <w:numFmt w:val="decimal"/>
      <w:pStyle w:val="Heading1"/>
      <w:lvlText w:val="%1"/>
      <w:lvlJc w:val="left"/>
      <w:pPr>
        <w:tabs>
          <w:tab w:val="num" w:pos="848"/>
        </w:tabs>
        <w:ind w:left="848" w:hanging="848"/>
      </w:pPr>
      <w:rPr>
        <w:rFonts w:ascii="Arial Bold" w:hAnsi="Arial Bold" w:hint="default"/>
        <w:b/>
        <w:i w:val="0"/>
        <w:caps w:val="0"/>
        <w:color w:val="1F144A" w:themeColor="text1"/>
        <w:sz w:val="36"/>
        <w:szCs w:val="32"/>
      </w:rPr>
    </w:lvl>
    <w:lvl w:ilvl="1">
      <w:start w:val="1"/>
      <w:numFmt w:val="decimal"/>
      <w:pStyle w:val="Heading2"/>
      <w:lvlText w:val="%1.%2"/>
      <w:lvlJc w:val="left"/>
      <w:pPr>
        <w:tabs>
          <w:tab w:val="num" w:pos="851"/>
        </w:tabs>
        <w:ind w:left="851" w:hanging="851"/>
      </w:pPr>
      <w:rPr>
        <w:rFonts w:ascii="Arial Bold" w:hAnsi="Arial Bold" w:hint="default"/>
        <w:b/>
        <w:bCs/>
        <w:i w:val="0"/>
        <w:iCs w:val="0"/>
        <w:caps w:val="0"/>
        <w:strike w:val="0"/>
        <w:dstrike w:val="0"/>
        <w:vanish w:val="0"/>
        <w:color w:val="1F144A" w:themeColor="text1"/>
        <w:spacing w:val="0"/>
        <w:kern w:val="0"/>
        <w:position w:val="0"/>
        <w:sz w:val="32"/>
        <w:szCs w:val="28"/>
        <w:u w:val="none"/>
        <w:vertAlign w:val="baseline"/>
        <w:em w:val="none"/>
      </w:rPr>
    </w:lvl>
    <w:lvl w:ilvl="2">
      <w:start w:val="1"/>
      <w:numFmt w:val="decimal"/>
      <w:pStyle w:val="Heading3"/>
      <w:lvlText w:val="%1.%2.%3"/>
      <w:lvlJc w:val="left"/>
      <w:pPr>
        <w:tabs>
          <w:tab w:val="num" w:pos="848"/>
        </w:tabs>
        <w:ind w:left="848" w:hanging="848"/>
      </w:pPr>
      <w:rPr>
        <w:rFonts w:ascii="Arial Bold" w:hAnsi="Arial Bold" w:hint="default"/>
        <w:b/>
        <w:bCs/>
        <w:i w:val="0"/>
        <w:iCs w:val="0"/>
        <w:caps w:val="0"/>
        <w:smallCaps w:val="0"/>
        <w:strike w:val="0"/>
        <w:dstrike w:val="0"/>
        <w:vanish w:val="0"/>
        <w:color w:val="1F144A" w:themeColor="text1"/>
        <w:spacing w:val="0"/>
        <w:kern w:val="0"/>
        <w:position w:val="0"/>
        <w:sz w:val="28"/>
        <w:szCs w:val="26"/>
        <w:u w:val="none"/>
        <w:vertAlign w:val="baseline"/>
        <w:em w:val="none"/>
      </w:rPr>
    </w:lvl>
    <w:lvl w:ilvl="3">
      <w:start w:val="1"/>
      <w:numFmt w:val="decimal"/>
      <w:lvlText w:val="%1.%2.%3.%4"/>
      <w:lvlJc w:val="left"/>
      <w:pPr>
        <w:tabs>
          <w:tab w:val="num" w:pos="848"/>
        </w:tabs>
        <w:ind w:left="848" w:hanging="848"/>
      </w:pPr>
      <w:rPr>
        <w:rFonts w:ascii="Arial Bold" w:hAnsi="Arial Bold" w:cs="Arial" w:hint="default"/>
        <w:b/>
        <w:i w:val="0"/>
        <w:iCs w:val="0"/>
        <w:caps w:val="0"/>
        <w:strike w:val="0"/>
        <w:dstrike w:val="0"/>
        <w:vanish w:val="0"/>
        <w:color w:val="1F144A" w:themeColor="text1"/>
        <w:spacing w:val="0"/>
        <w:kern w:val="0"/>
        <w:position w:val="0"/>
        <w:sz w:val="28"/>
        <w:szCs w:val="24"/>
        <w:u w:val="none"/>
        <w:vertAlign w:val="baseline"/>
        <w:em w:val="none"/>
      </w:rPr>
    </w:lvl>
    <w:lvl w:ilvl="4">
      <w:start w:val="1"/>
      <w:numFmt w:val="decimal"/>
      <w:lvlText w:val="%1.%2.%3.%4.%5"/>
      <w:lvlJc w:val="left"/>
      <w:pPr>
        <w:tabs>
          <w:tab w:val="num" w:pos="1365"/>
        </w:tabs>
        <w:ind w:left="1365" w:hanging="1365"/>
      </w:pPr>
      <w:rPr>
        <w:rFonts w:ascii="Arial Bold" w:hAnsi="Arial Bold" w:cs="Arial" w:hint="default"/>
        <w:b/>
        <w:i w:val="0"/>
        <w:color w:val="29235C"/>
        <w:sz w:val="22"/>
        <w:szCs w:val="22"/>
        <w:u w:val="none"/>
      </w:rPr>
    </w:lvl>
    <w:lvl w:ilvl="5">
      <w:start w:val="1"/>
      <w:numFmt w:val="decimal"/>
      <w:lvlText w:val="%1.%2.%3.%4.%5.%6"/>
      <w:lvlJc w:val="left"/>
      <w:pPr>
        <w:tabs>
          <w:tab w:val="num" w:pos="1149"/>
        </w:tabs>
        <w:ind w:left="1149" w:hanging="1149"/>
      </w:pPr>
      <w:rPr>
        <w:rFonts w:hint="default"/>
        <w:u w:val="single"/>
      </w:rPr>
    </w:lvl>
    <w:lvl w:ilvl="6">
      <w:start w:val="1"/>
      <w:numFmt w:val="decimal"/>
      <w:lvlText w:val="%1.%2.%3.%4.%5.%6.%7"/>
      <w:lvlJc w:val="left"/>
      <w:pPr>
        <w:tabs>
          <w:tab w:val="num" w:pos="1293"/>
        </w:tabs>
        <w:ind w:left="1293" w:hanging="1293"/>
      </w:pPr>
      <w:rPr>
        <w:rFonts w:hint="default"/>
        <w:u w:val="single"/>
      </w:rPr>
    </w:lvl>
    <w:lvl w:ilvl="7">
      <w:start w:val="1"/>
      <w:numFmt w:val="decimal"/>
      <w:lvlText w:val="%1.%2.%3.%4.%5.%6.%7.%8"/>
      <w:lvlJc w:val="left"/>
      <w:pPr>
        <w:tabs>
          <w:tab w:val="num" w:pos="1437"/>
        </w:tabs>
        <w:ind w:left="1437" w:hanging="1437"/>
      </w:pPr>
      <w:rPr>
        <w:rFonts w:hint="default"/>
        <w:u w:val="single"/>
      </w:rPr>
    </w:lvl>
    <w:lvl w:ilvl="8">
      <w:start w:val="1"/>
      <w:numFmt w:val="decimal"/>
      <w:lvlText w:val="%1.%2.%3.%4.%5.%6.%7.%8.%9"/>
      <w:lvlJc w:val="left"/>
      <w:pPr>
        <w:tabs>
          <w:tab w:val="num" w:pos="1581"/>
        </w:tabs>
        <w:ind w:left="1581" w:hanging="1581"/>
      </w:pPr>
      <w:rPr>
        <w:rFonts w:hint="default"/>
        <w:u w:val="single"/>
      </w:rPr>
    </w:lvl>
  </w:abstractNum>
  <w:abstractNum w:abstractNumId="18" w15:restartNumberingAfterBreak="0">
    <w:nsid w:val="46D771AE"/>
    <w:multiLevelType w:val="hybridMultilevel"/>
    <w:tmpl w:val="F4C0E974"/>
    <w:lvl w:ilvl="0" w:tplc="641CE72E">
      <w:start w:val="1"/>
      <w:numFmt w:val="decimal"/>
      <w:pStyle w:val="Tableannotation"/>
      <w:lvlText w:val="Table %1."/>
      <w:lvlJc w:val="left"/>
      <w:pPr>
        <w:ind w:left="720" w:hanging="360"/>
      </w:pPr>
      <w:rPr>
        <w:rFonts w:hint="default"/>
        <w:b/>
        <w:i w:val="0"/>
        <w:color w:val="5C2071"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361011"/>
    <w:multiLevelType w:val="hybridMultilevel"/>
    <w:tmpl w:val="963C0DFA"/>
    <w:lvl w:ilvl="0" w:tplc="F66060EC">
      <w:start w:val="1"/>
      <w:numFmt w:val="decimal"/>
      <w:pStyle w:val="ListNumber"/>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F8861A7"/>
    <w:multiLevelType w:val="multilevel"/>
    <w:tmpl w:val="00286A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51A03130"/>
    <w:multiLevelType w:val="hybridMultilevel"/>
    <w:tmpl w:val="462A09E0"/>
    <w:lvl w:ilvl="0" w:tplc="8814DC12">
      <w:start w:val="1"/>
      <w:numFmt w:val="decimal"/>
      <w:pStyle w:val="Figureannotation"/>
      <w:lvlText w:val="Figure %1."/>
      <w:lvlJc w:val="left"/>
      <w:pPr>
        <w:ind w:left="720" w:hanging="360"/>
      </w:pPr>
      <w:rPr>
        <w:rFonts w:hint="default"/>
        <w:b/>
        <w:i w:val="0"/>
        <w:color w:val="5C2071"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0F5F44"/>
    <w:multiLevelType w:val="hybridMultilevel"/>
    <w:tmpl w:val="398E5D9E"/>
    <w:lvl w:ilvl="0" w:tplc="9252CE64">
      <w:start w:val="1"/>
      <w:numFmt w:val="bullet"/>
      <w:pStyle w:val="ListTick"/>
      <w:lvlText w:val="ü"/>
      <w:lvlJc w:val="left"/>
      <w:pPr>
        <w:tabs>
          <w:tab w:val="num" w:pos="851"/>
        </w:tabs>
        <w:ind w:left="851" w:hanging="397"/>
      </w:pPr>
      <w:rPr>
        <w:rFonts w:ascii="Wingdings" w:hAnsi="Wingdings" w:hint="default"/>
        <w:color w:val="861889"/>
      </w:rPr>
    </w:lvl>
    <w:lvl w:ilvl="1" w:tplc="8B3017FA" w:tentative="1">
      <w:start w:val="1"/>
      <w:numFmt w:val="bullet"/>
      <w:lvlText w:val="o"/>
      <w:lvlJc w:val="left"/>
      <w:pPr>
        <w:ind w:left="1440" w:hanging="360"/>
      </w:pPr>
      <w:rPr>
        <w:rFonts w:ascii="Courier New" w:hAnsi="Courier New" w:cs="Courier New" w:hint="default"/>
      </w:rPr>
    </w:lvl>
    <w:lvl w:ilvl="2" w:tplc="392E022A" w:tentative="1">
      <w:start w:val="1"/>
      <w:numFmt w:val="bullet"/>
      <w:lvlText w:val=""/>
      <w:lvlJc w:val="left"/>
      <w:pPr>
        <w:ind w:left="2160" w:hanging="360"/>
      </w:pPr>
      <w:rPr>
        <w:rFonts w:ascii="Wingdings" w:hAnsi="Wingdings" w:hint="default"/>
      </w:rPr>
    </w:lvl>
    <w:lvl w:ilvl="3" w:tplc="84983852" w:tentative="1">
      <w:start w:val="1"/>
      <w:numFmt w:val="bullet"/>
      <w:lvlText w:val=""/>
      <w:lvlJc w:val="left"/>
      <w:pPr>
        <w:ind w:left="2880" w:hanging="360"/>
      </w:pPr>
      <w:rPr>
        <w:rFonts w:ascii="Symbol" w:hAnsi="Symbol" w:hint="default"/>
      </w:rPr>
    </w:lvl>
    <w:lvl w:ilvl="4" w:tplc="30EC2EC0" w:tentative="1">
      <w:start w:val="1"/>
      <w:numFmt w:val="bullet"/>
      <w:lvlText w:val="o"/>
      <w:lvlJc w:val="left"/>
      <w:pPr>
        <w:ind w:left="3600" w:hanging="360"/>
      </w:pPr>
      <w:rPr>
        <w:rFonts w:ascii="Courier New" w:hAnsi="Courier New" w:cs="Courier New" w:hint="default"/>
      </w:rPr>
    </w:lvl>
    <w:lvl w:ilvl="5" w:tplc="D4BCF14E" w:tentative="1">
      <w:start w:val="1"/>
      <w:numFmt w:val="bullet"/>
      <w:lvlText w:val=""/>
      <w:lvlJc w:val="left"/>
      <w:pPr>
        <w:ind w:left="4320" w:hanging="360"/>
      </w:pPr>
      <w:rPr>
        <w:rFonts w:ascii="Wingdings" w:hAnsi="Wingdings" w:hint="default"/>
      </w:rPr>
    </w:lvl>
    <w:lvl w:ilvl="6" w:tplc="06A67C5E" w:tentative="1">
      <w:start w:val="1"/>
      <w:numFmt w:val="bullet"/>
      <w:lvlText w:val=""/>
      <w:lvlJc w:val="left"/>
      <w:pPr>
        <w:ind w:left="5040" w:hanging="360"/>
      </w:pPr>
      <w:rPr>
        <w:rFonts w:ascii="Symbol" w:hAnsi="Symbol" w:hint="default"/>
      </w:rPr>
    </w:lvl>
    <w:lvl w:ilvl="7" w:tplc="B2588592" w:tentative="1">
      <w:start w:val="1"/>
      <w:numFmt w:val="bullet"/>
      <w:lvlText w:val="o"/>
      <w:lvlJc w:val="left"/>
      <w:pPr>
        <w:ind w:left="5760" w:hanging="360"/>
      </w:pPr>
      <w:rPr>
        <w:rFonts w:ascii="Courier New" w:hAnsi="Courier New" w:cs="Courier New" w:hint="default"/>
      </w:rPr>
    </w:lvl>
    <w:lvl w:ilvl="8" w:tplc="A22CF1F2" w:tentative="1">
      <w:start w:val="1"/>
      <w:numFmt w:val="bullet"/>
      <w:lvlText w:val=""/>
      <w:lvlJc w:val="left"/>
      <w:pPr>
        <w:ind w:left="6480" w:hanging="360"/>
      </w:pPr>
      <w:rPr>
        <w:rFonts w:ascii="Wingdings" w:hAnsi="Wingdings" w:hint="default"/>
      </w:rPr>
    </w:lvl>
  </w:abstractNum>
  <w:abstractNum w:abstractNumId="23" w15:restartNumberingAfterBreak="0">
    <w:nsid w:val="58433A04"/>
    <w:multiLevelType w:val="multilevel"/>
    <w:tmpl w:val="BB38048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60F023B3"/>
    <w:multiLevelType w:val="hybridMultilevel"/>
    <w:tmpl w:val="9932BC1A"/>
    <w:lvl w:ilvl="0" w:tplc="F26E052C">
      <w:start w:val="1"/>
      <w:numFmt w:val="decimal"/>
      <w:lvlText w:val="%1."/>
      <w:lvlJc w:val="left"/>
      <w:pPr>
        <w:ind w:left="72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3AB63A0"/>
    <w:multiLevelType w:val="hybridMultilevel"/>
    <w:tmpl w:val="6CA8D1AC"/>
    <w:lvl w:ilvl="0" w:tplc="13C26AA4">
      <w:start w:val="1"/>
      <w:numFmt w:val="bullet"/>
      <w:pStyle w:val="ListCross"/>
      <w:lvlText w:val="û"/>
      <w:lvlJc w:val="left"/>
      <w:pPr>
        <w:tabs>
          <w:tab w:val="num" w:pos="851"/>
        </w:tabs>
        <w:ind w:left="851" w:hanging="397"/>
      </w:pPr>
      <w:rPr>
        <w:rFonts w:ascii="Wingdings" w:hAnsi="Wingdings" w:hint="default"/>
        <w:color w:val="861889"/>
      </w:rPr>
    </w:lvl>
    <w:lvl w:ilvl="1" w:tplc="96301856" w:tentative="1">
      <w:start w:val="1"/>
      <w:numFmt w:val="bullet"/>
      <w:lvlText w:val="o"/>
      <w:lvlJc w:val="left"/>
      <w:pPr>
        <w:ind w:left="1440" w:hanging="360"/>
      </w:pPr>
      <w:rPr>
        <w:rFonts w:ascii="Courier New" w:hAnsi="Courier New" w:cs="Courier New" w:hint="default"/>
      </w:rPr>
    </w:lvl>
    <w:lvl w:ilvl="2" w:tplc="F9D4D25A" w:tentative="1">
      <w:start w:val="1"/>
      <w:numFmt w:val="bullet"/>
      <w:lvlText w:val=""/>
      <w:lvlJc w:val="left"/>
      <w:pPr>
        <w:ind w:left="2160" w:hanging="360"/>
      </w:pPr>
      <w:rPr>
        <w:rFonts w:ascii="Wingdings" w:hAnsi="Wingdings" w:hint="default"/>
      </w:rPr>
    </w:lvl>
    <w:lvl w:ilvl="3" w:tplc="4364DE92" w:tentative="1">
      <w:start w:val="1"/>
      <w:numFmt w:val="bullet"/>
      <w:lvlText w:val=""/>
      <w:lvlJc w:val="left"/>
      <w:pPr>
        <w:ind w:left="2880" w:hanging="360"/>
      </w:pPr>
      <w:rPr>
        <w:rFonts w:ascii="Symbol" w:hAnsi="Symbol" w:hint="default"/>
      </w:rPr>
    </w:lvl>
    <w:lvl w:ilvl="4" w:tplc="4B5C5C90" w:tentative="1">
      <w:start w:val="1"/>
      <w:numFmt w:val="bullet"/>
      <w:lvlText w:val="o"/>
      <w:lvlJc w:val="left"/>
      <w:pPr>
        <w:ind w:left="3600" w:hanging="360"/>
      </w:pPr>
      <w:rPr>
        <w:rFonts w:ascii="Courier New" w:hAnsi="Courier New" w:cs="Courier New" w:hint="default"/>
      </w:rPr>
    </w:lvl>
    <w:lvl w:ilvl="5" w:tplc="7CE272B6" w:tentative="1">
      <w:start w:val="1"/>
      <w:numFmt w:val="bullet"/>
      <w:lvlText w:val=""/>
      <w:lvlJc w:val="left"/>
      <w:pPr>
        <w:ind w:left="4320" w:hanging="360"/>
      </w:pPr>
      <w:rPr>
        <w:rFonts w:ascii="Wingdings" w:hAnsi="Wingdings" w:hint="default"/>
      </w:rPr>
    </w:lvl>
    <w:lvl w:ilvl="6" w:tplc="51EC5D28" w:tentative="1">
      <w:start w:val="1"/>
      <w:numFmt w:val="bullet"/>
      <w:lvlText w:val=""/>
      <w:lvlJc w:val="left"/>
      <w:pPr>
        <w:ind w:left="5040" w:hanging="360"/>
      </w:pPr>
      <w:rPr>
        <w:rFonts w:ascii="Symbol" w:hAnsi="Symbol" w:hint="default"/>
      </w:rPr>
    </w:lvl>
    <w:lvl w:ilvl="7" w:tplc="3E0A8E60" w:tentative="1">
      <w:start w:val="1"/>
      <w:numFmt w:val="bullet"/>
      <w:lvlText w:val="o"/>
      <w:lvlJc w:val="left"/>
      <w:pPr>
        <w:ind w:left="5760" w:hanging="360"/>
      </w:pPr>
      <w:rPr>
        <w:rFonts w:ascii="Courier New" w:hAnsi="Courier New" w:cs="Courier New" w:hint="default"/>
      </w:rPr>
    </w:lvl>
    <w:lvl w:ilvl="8" w:tplc="90AA2CE0" w:tentative="1">
      <w:start w:val="1"/>
      <w:numFmt w:val="bullet"/>
      <w:lvlText w:val=""/>
      <w:lvlJc w:val="left"/>
      <w:pPr>
        <w:ind w:left="6480" w:hanging="360"/>
      </w:pPr>
      <w:rPr>
        <w:rFonts w:ascii="Wingdings" w:hAnsi="Wingdings" w:hint="default"/>
      </w:rPr>
    </w:lvl>
  </w:abstractNum>
  <w:abstractNum w:abstractNumId="26" w15:restartNumberingAfterBreak="0">
    <w:nsid w:val="65222862"/>
    <w:multiLevelType w:val="hybridMultilevel"/>
    <w:tmpl w:val="E0BC24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515A8E"/>
    <w:multiLevelType w:val="multilevel"/>
    <w:tmpl w:val="87BEF066"/>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6A4E050E"/>
    <w:multiLevelType w:val="hybridMultilevel"/>
    <w:tmpl w:val="1804A92C"/>
    <w:lvl w:ilvl="0" w:tplc="15F6E18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B560618"/>
    <w:multiLevelType w:val="hybridMultilevel"/>
    <w:tmpl w:val="1804A92C"/>
    <w:lvl w:ilvl="0" w:tplc="15F6E18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D65961"/>
    <w:multiLevelType w:val="hybridMultilevel"/>
    <w:tmpl w:val="9932BC1A"/>
    <w:lvl w:ilvl="0" w:tplc="F26E052C">
      <w:start w:val="1"/>
      <w:numFmt w:val="decimal"/>
      <w:lvlText w:val="%1."/>
      <w:lvlJc w:val="left"/>
      <w:pPr>
        <w:ind w:left="72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73217746"/>
    <w:multiLevelType w:val="multilevel"/>
    <w:tmpl w:val="04707EE6"/>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73D16790"/>
    <w:multiLevelType w:val="hybridMultilevel"/>
    <w:tmpl w:val="51FEDED2"/>
    <w:lvl w:ilvl="0" w:tplc="9BB02816">
      <w:start w:val="1"/>
      <w:numFmt w:val="upperLetter"/>
      <w:pStyle w:val="AppendixHeading"/>
      <w:lvlText w:val="Appendix %1 –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CD9594C"/>
    <w:multiLevelType w:val="hybridMultilevel"/>
    <w:tmpl w:val="27FEB8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EFB4169"/>
    <w:multiLevelType w:val="hybridMultilevel"/>
    <w:tmpl w:val="5162873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81158215">
    <w:abstractNumId w:val="0"/>
  </w:num>
  <w:num w:numId="2" w16cid:durableId="1274050571">
    <w:abstractNumId w:val="17"/>
  </w:num>
  <w:num w:numId="3" w16cid:durableId="30964056">
    <w:abstractNumId w:val="22"/>
  </w:num>
  <w:num w:numId="4" w16cid:durableId="68969069">
    <w:abstractNumId w:val="25"/>
  </w:num>
  <w:num w:numId="5" w16cid:durableId="553928804">
    <w:abstractNumId w:val="11"/>
  </w:num>
  <w:num w:numId="6" w16cid:durableId="210188184">
    <w:abstractNumId w:val="3"/>
  </w:num>
  <w:num w:numId="7" w16cid:durableId="1464274215">
    <w:abstractNumId w:val="8"/>
  </w:num>
  <w:num w:numId="8" w16cid:durableId="2045445945">
    <w:abstractNumId w:val="1"/>
  </w:num>
  <w:num w:numId="9" w16cid:durableId="215899914">
    <w:abstractNumId w:val="10"/>
  </w:num>
  <w:num w:numId="10" w16cid:durableId="404037576">
    <w:abstractNumId w:val="12"/>
  </w:num>
  <w:num w:numId="11" w16cid:durableId="131337475">
    <w:abstractNumId w:val="16"/>
  </w:num>
  <w:num w:numId="12" w16cid:durableId="29377766">
    <w:abstractNumId w:val="32"/>
  </w:num>
  <w:num w:numId="13" w16cid:durableId="182744386">
    <w:abstractNumId w:val="21"/>
  </w:num>
  <w:num w:numId="14" w16cid:durableId="1322388684">
    <w:abstractNumId w:val="18"/>
  </w:num>
  <w:num w:numId="15" w16cid:durableId="2027906066">
    <w:abstractNumId w:val="19"/>
  </w:num>
  <w:num w:numId="16" w16cid:durableId="223487555">
    <w:abstractNumId w:val="26"/>
  </w:num>
  <w:num w:numId="17" w16cid:durableId="2048721778">
    <w:abstractNumId w:val="34"/>
  </w:num>
  <w:num w:numId="18" w16cid:durableId="1547058279">
    <w:abstractNumId w:val="6"/>
  </w:num>
  <w:num w:numId="19" w16cid:durableId="2059933107">
    <w:abstractNumId w:val="15"/>
  </w:num>
  <w:num w:numId="20" w16cid:durableId="1583834981">
    <w:abstractNumId w:val="24"/>
  </w:num>
  <w:num w:numId="21" w16cid:durableId="698429627">
    <w:abstractNumId w:val="9"/>
  </w:num>
  <w:num w:numId="22" w16cid:durableId="753235900">
    <w:abstractNumId w:val="2"/>
  </w:num>
  <w:num w:numId="23" w16cid:durableId="2056661964">
    <w:abstractNumId w:val="30"/>
  </w:num>
  <w:num w:numId="24" w16cid:durableId="1686249830">
    <w:abstractNumId w:val="13"/>
  </w:num>
  <w:num w:numId="25" w16cid:durableId="269944763">
    <w:abstractNumId w:val="33"/>
  </w:num>
  <w:num w:numId="26" w16cid:durableId="1857648204">
    <w:abstractNumId w:val="7"/>
  </w:num>
  <w:num w:numId="27" w16cid:durableId="1692875228">
    <w:abstractNumId w:val="29"/>
  </w:num>
  <w:num w:numId="28" w16cid:durableId="1229925167">
    <w:abstractNumId w:val="28"/>
  </w:num>
  <w:num w:numId="29" w16cid:durableId="564143925">
    <w:abstractNumId w:val="20"/>
  </w:num>
  <w:num w:numId="30" w16cid:durableId="1275212933">
    <w:abstractNumId w:val="23"/>
  </w:num>
  <w:num w:numId="31" w16cid:durableId="650864205">
    <w:abstractNumId w:val="4"/>
  </w:num>
  <w:num w:numId="32" w16cid:durableId="1489325924">
    <w:abstractNumId w:val="31"/>
  </w:num>
  <w:num w:numId="33" w16cid:durableId="226965550">
    <w:abstractNumId w:val="27"/>
  </w:num>
  <w:num w:numId="34" w16cid:durableId="1036925959">
    <w:abstractNumId w:val="5"/>
  </w:num>
  <w:num w:numId="35" w16cid:durableId="2050445940">
    <w:abstractNumId w:val="1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even, Lizzy (DCC)">
    <w15:presenceInfo w15:providerId="AD" w15:userId="S::Lizzy.Feven@smartdcc.co.uk::3364e6f3-6cde-4389-b57f-29508935b136"/>
  </w15:person>
  <w15:person w15:author="Patel, Brijesh (DCC)">
    <w15:presenceInfo w15:providerId="AD" w15:userId="S::Brijesh.Patel@smartdcc.co.uk::264f8799-fd6f-47cf-9c5e-b02e3dd0c5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attachedTemplate r:id="rId1"/>
  <w:stylePaneFormatFilter w:val="5324" w:allStyles="0" w:customStyles="0" w:latentStyles="1" w:stylesInUse="0" w:headingStyles="1" w:numberingStyles="0" w:tableStyles="0" w:directFormattingOnRuns="1" w:directFormattingOnParagraphs="1" w:directFormattingOnNumbering="0" w:directFormattingOnTables="0" w:clearFormatting="1" w:top3HeadingStyles="0" w:visibleStyles="1" w:alternateStyleNames="0"/>
  <w:stylePaneSortMethod w:val="0000"/>
  <w:trackRevisions/>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0sjA0tTAzN7EwMDBQ0lEKTi0uzszPAykwqgUAhTL9tCwAAAA="/>
  </w:docVars>
  <w:rsids>
    <w:rsidRoot w:val="00B61E5E"/>
    <w:rsid w:val="000004A3"/>
    <w:rsid w:val="00002378"/>
    <w:rsid w:val="0000366E"/>
    <w:rsid w:val="000044DF"/>
    <w:rsid w:val="00004C65"/>
    <w:rsid w:val="0000559B"/>
    <w:rsid w:val="000059B9"/>
    <w:rsid w:val="0000712C"/>
    <w:rsid w:val="0001059B"/>
    <w:rsid w:val="000117F6"/>
    <w:rsid w:val="00012015"/>
    <w:rsid w:val="0001296E"/>
    <w:rsid w:val="00015535"/>
    <w:rsid w:val="00015FF9"/>
    <w:rsid w:val="00017238"/>
    <w:rsid w:val="000263DB"/>
    <w:rsid w:val="00027926"/>
    <w:rsid w:val="00031097"/>
    <w:rsid w:val="00031FF3"/>
    <w:rsid w:val="000356E6"/>
    <w:rsid w:val="00040C22"/>
    <w:rsid w:val="00040E9B"/>
    <w:rsid w:val="00040EC8"/>
    <w:rsid w:val="000433A1"/>
    <w:rsid w:val="00043637"/>
    <w:rsid w:val="00044010"/>
    <w:rsid w:val="00045A11"/>
    <w:rsid w:val="000513F4"/>
    <w:rsid w:val="00053A2B"/>
    <w:rsid w:val="000542FD"/>
    <w:rsid w:val="000555A7"/>
    <w:rsid w:val="00056CCF"/>
    <w:rsid w:val="000602E2"/>
    <w:rsid w:val="0006330F"/>
    <w:rsid w:val="00063A10"/>
    <w:rsid w:val="00063E45"/>
    <w:rsid w:val="0006415B"/>
    <w:rsid w:val="00064EC8"/>
    <w:rsid w:val="000655BC"/>
    <w:rsid w:val="00065DC7"/>
    <w:rsid w:val="00067205"/>
    <w:rsid w:val="00067FDA"/>
    <w:rsid w:val="000731AA"/>
    <w:rsid w:val="00074932"/>
    <w:rsid w:val="000749C7"/>
    <w:rsid w:val="00074CD3"/>
    <w:rsid w:val="000750BD"/>
    <w:rsid w:val="00075640"/>
    <w:rsid w:val="000762B0"/>
    <w:rsid w:val="000768B6"/>
    <w:rsid w:val="00082624"/>
    <w:rsid w:val="00084E94"/>
    <w:rsid w:val="00085F65"/>
    <w:rsid w:val="0008705F"/>
    <w:rsid w:val="000902B6"/>
    <w:rsid w:val="00091627"/>
    <w:rsid w:val="00091C2F"/>
    <w:rsid w:val="00095F98"/>
    <w:rsid w:val="00096096"/>
    <w:rsid w:val="0009671B"/>
    <w:rsid w:val="000A09CB"/>
    <w:rsid w:val="000A1AB6"/>
    <w:rsid w:val="000A2099"/>
    <w:rsid w:val="000A212D"/>
    <w:rsid w:val="000A278E"/>
    <w:rsid w:val="000A27F1"/>
    <w:rsid w:val="000A438C"/>
    <w:rsid w:val="000A43B8"/>
    <w:rsid w:val="000A4FF8"/>
    <w:rsid w:val="000A5BF5"/>
    <w:rsid w:val="000A6A94"/>
    <w:rsid w:val="000B02DF"/>
    <w:rsid w:val="000B3556"/>
    <w:rsid w:val="000B3F37"/>
    <w:rsid w:val="000B4F67"/>
    <w:rsid w:val="000B599E"/>
    <w:rsid w:val="000B669D"/>
    <w:rsid w:val="000B7359"/>
    <w:rsid w:val="000B7813"/>
    <w:rsid w:val="000C1750"/>
    <w:rsid w:val="000C42D8"/>
    <w:rsid w:val="000C449A"/>
    <w:rsid w:val="000C487A"/>
    <w:rsid w:val="000C7F19"/>
    <w:rsid w:val="000D0802"/>
    <w:rsid w:val="000D1A33"/>
    <w:rsid w:val="000D217F"/>
    <w:rsid w:val="000D4455"/>
    <w:rsid w:val="000D4DF5"/>
    <w:rsid w:val="000D4EDB"/>
    <w:rsid w:val="000D6DB3"/>
    <w:rsid w:val="000E0BD7"/>
    <w:rsid w:val="000E234B"/>
    <w:rsid w:val="000E26BC"/>
    <w:rsid w:val="000E51FC"/>
    <w:rsid w:val="000E55F6"/>
    <w:rsid w:val="000E5F90"/>
    <w:rsid w:val="000E7AF9"/>
    <w:rsid w:val="000F0EC2"/>
    <w:rsid w:val="000F3A75"/>
    <w:rsid w:val="000F57F1"/>
    <w:rsid w:val="000F62BD"/>
    <w:rsid w:val="000F78B1"/>
    <w:rsid w:val="001038F9"/>
    <w:rsid w:val="00103CF5"/>
    <w:rsid w:val="0010519E"/>
    <w:rsid w:val="00106749"/>
    <w:rsid w:val="00107333"/>
    <w:rsid w:val="001106F5"/>
    <w:rsid w:val="00110850"/>
    <w:rsid w:val="00110C5C"/>
    <w:rsid w:val="0011179A"/>
    <w:rsid w:val="00111895"/>
    <w:rsid w:val="001136B6"/>
    <w:rsid w:val="00113DC2"/>
    <w:rsid w:val="001145CC"/>
    <w:rsid w:val="00114797"/>
    <w:rsid w:val="001148E9"/>
    <w:rsid w:val="0011563D"/>
    <w:rsid w:val="0011564F"/>
    <w:rsid w:val="001166AE"/>
    <w:rsid w:val="00121D1B"/>
    <w:rsid w:val="00122C75"/>
    <w:rsid w:val="001244AE"/>
    <w:rsid w:val="00124753"/>
    <w:rsid w:val="001261AA"/>
    <w:rsid w:val="001267C5"/>
    <w:rsid w:val="0012752A"/>
    <w:rsid w:val="00130B3C"/>
    <w:rsid w:val="00130BF4"/>
    <w:rsid w:val="0013164C"/>
    <w:rsid w:val="00131787"/>
    <w:rsid w:val="001350C8"/>
    <w:rsid w:val="00136045"/>
    <w:rsid w:val="00141CE6"/>
    <w:rsid w:val="00142A4F"/>
    <w:rsid w:val="00142C98"/>
    <w:rsid w:val="00143332"/>
    <w:rsid w:val="001463AC"/>
    <w:rsid w:val="00147154"/>
    <w:rsid w:val="00153588"/>
    <w:rsid w:val="00154598"/>
    <w:rsid w:val="00154E97"/>
    <w:rsid w:val="00156594"/>
    <w:rsid w:val="001567AC"/>
    <w:rsid w:val="00160A1B"/>
    <w:rsid w:val="00160E65"/>
    <w:rsid w:val="001629A8"/>
    <w:rsid w:val="001676F8"/>
    <w:rsid w:val="00167AFE"/>
    <w:rsid w:val="0017086F"/>
    <w:rsid w:val="00170AF5"/>
    <w:rsid w:val="00174507"/>
    <w:rsid w:val="001815D0"/>
    <w:rsid w:val="00182631"/>
    <w:rsid w:val="001848AA"/>
    <w:rsid w:val="00186776"/>
    <w:rsid w:val="00187878"/>
    <w:rsid w:val="0019215A"/>
    <w:rsid w:val="00195693"/>
    <w:rsid w:val="00195A5F"/>
    <w:rsid w:val="0019673C"/>
    <w:rsid w:val="00197DCA"/>
    <w:rsid w:val="00197FB7"/>
    <w:rsid w:val="001A07C5"/>
    <w:rsid w:val="001A0E29"/>
    <w:rsid w:val="001A2476"/>
    <w:rsid w:val="001A57F3"/>
    <w:rsid w:val="001A5F93"/>
    <w:rsid w:val="001A7493"/>
    <w:rsid w:val="001B0314"/>
    <w:rsid w:val="001B339E"/>
    <w:rsid w:val="001B37F9"/>
    <w:rsid w:val="001B42C6"/>
    <w:rsid w:val="001B4C89"/>
    <w:rsid w:val="001B5814"/>
    <w:rsid w:val="001C0AD4"/>
    <w:rsid w:val="001C174C"/>
    <w:rsid w:val="001C1CFC"/>
    <w:rsid w:val="001C3C7C"/>
    <w:rsid w:val="001C4900"/>
    <w:rsid w:val="001C64A8"/>
    <w:rsid w:val="001C7ABB"/>
    <w:rsid w:val="001C7C91"/>
    <w:rsid w:val="001D0C71"/>
    <w:rsid w:val="001D278B"/>
    <w:rsid w:val="001D4A68"/>
    <w:rsid w:val="001D50F2"/>
    <w:rsid w:val="001D58FC"/>
    <w:rsid w:val="001D5E1A"/>
    <w:rsid w:val="001D5F0A"/>
    <w:rsid w:val="001E351B"/>
    <w:rsid w:val="001E3980"/>
    <w:rsid w:val="001E54C7"/>
    <w:rsid w:val="001E5E83"/>
    <w:rsid w:val="001E6500"/>
    <w:rsid w:val="001E6B5D"/>
    <w:rsid w:val="001E70F0"/>
    <w:rsid w:val="001E7A5C"/>
    <w:rsid w:val="001F08BD"/>
    <w:rsid w:val="001F3742"/>
    <w:rsid w:val="001F3F48"/>
    <w:rsid w:val="001F402D"/>
    <w:rsid w:val="001F4AAC"/>
    <w:rsid w:val="001F4D76"/>
    <w:rsid w:val="001F5BD6"/>
    <w:rsid w:val="001F5CE8"/>
    <w:rsid w:val="001F5F4E"/>
    <w:rsid w:val="001F6289"/>
    <w:rsid w:val="0020102B"/>
    <w:rsid w:val="002010E0"/>
    <w:rsid w:val="00201A1E"/>
    <w:rsid w:val="002023F9"/>
    <w:rsid w:val="002034AF"/>
    <w:rsid w:val="002034C3"/>
    <w:rsid w:val="00203E77"/>
    <w:rsid w:val="00205E0F"/>
    <w:rsid w:val="00206BB1"/>
    <w:rsid w:val="00206C89"/>
    <w:rsid w:val="002075AE"/>
    <w:rsid w:val="00207791"/>
    <w:rsid w:val="00207D29"/>
    <w:rsid w:val="002105FF"/>
    <w:rsid w:val="00210FBE"/>
    <w:rsid w:val="00213B96"/>
    <w:rsid w:val="00213EEE"/>
    <w:rsid w:val="0021595D"/>
    <w:rsid w:val="00215C0F"/>
    <w:rsid w:val="002212D2"/>
    <w:rsid w:val="00221FF4"/>
    <w:rsid w:val="0022234A"/>
    <w:rsid w:val="00222445"/>
    <w:rsid w:val="00223427"/>
    <w:rsid w:val="0022370A"/>
    <w:rsid w:val="00224954"/>
    <w:rsid w:val="0022694C"/>
    <w:rsid w:val="00227022"/>
    <w:rsid w:val="00230301"/>
    <w:rsid w:val="0023200F"/>
    <w:rsid w:val="00233A61"/>
    <w:rsid w:val="00235D45"/>
    <w:rsid w:val="00237112"/>
    <w:rsid w:val="002372AD"/>
    <w:rsid w:val="002376DB"/>
    <w:rsid w:val="002377E0"/>
    <w:rsid w:val="00240381"/>
    <w:rsid w:val="00241EFC"/>
    <w:rsid w:val="002425BA"/>
    <w:rsid w:val="00243E9C"/>
    <w:rsid w:val="00244A79"/>
    <w:rsid w:val="00244E4A"/>
    <w:rsid w:val="002469B6"/>
    <w:rsid w:val="0025074F"/>
    <w:rsid w:val="00250EB6"/>
    <w:rsid w:val="00251828"/>
    <w:rsid w:val="002518C6"/>
    <w:rsid w:val="00252729"/>
    <w:rsid w:val="00253D9A"/>
    <w:rsid w:val="002541C3"/>
    <w:rsid w:val="00255570"/>
    <w:rsid w:val="002565EC"/>
    <w:rsid w:val="002601FB"/>
    <w:rsid w:val="00262163"/>
    <w:rsid w:val="00263C57"/>
    <w:rsid w:val="00263FD8"/>
    <w:rsid w:val="00264DEF"/>
    <w:rsid w:val="00264F13"/>
    <w:rsid w:val="00265ADF"/>
    <w:rsid w:val="00265C0F"/>
    <w:rsid w:val="00267280"/>
    <w:rsid w:val="00270996"/>
    <w:rsid w:val="00270BCE"/>
    <w:rsid w:val="0027118E"/>
    <w:rsid w:val="002739ED"/>
    <w:rsid w:val="00274C84"/>
    <w:rsid w:val="00277AED"/>
    <w:rsid w:val="002807B2"/>
    <w:rsid w:val="00282A5F"/>
    <w:rsid w:val="00283363"/>
    <w:rsid w:val="002839A3"/>
    <w:rsid w:val="00285BAF"/>
    <w:rsid w:val="00285CB6"/>
    <w:rsid w:val="0029078F"/>
    <w:rsid w:val="0029278D"/>
    <w:rsid w:val="002929DF"/>
    <w:rsid w:val="00293AE2"/>
    <w:rsid w:val="00293AE8"/>
    <w:rsid w:val="00293CBA"/>
    <w:rsid w:val="00294A74"/>
    <w:rsid w:val="00295D5A"/>
    <w:rsid w:val="00296207"/>
    <w:rsid w:val="00297AF1"/>
    <w:rsid w:val="002A05BD"/>
    <w:rsid w:val="002A1052"/>
    <w:rsid w:val="002A4696"/>
    <w:rsid w:val="002A56A4"/>
    <w:rsid w:val="002A6017"/>
    <w:rsid w:val="002A6D84"/>
    <w:rsid w:val="002A7125"/>
    <w:rsid w:val="002B0865"/>
    <w:rsid w:val="002B295D"/>
    <w:rsid w:val="002B5287"/>
    <w:rsid w:val="002B77D1"/>
    <w:rsid w:val="002C0956"/>
    <w:rsid w:val="002C164E"/>
    <w:rsid w:val="002C28B7"/>
    <w:rsid w:val="002C2BFD"/>
    <w:rsid w:val="002C3472"/>
    <w:rsid w:val="002C3B77"/>
    <w:rsid w:val="002C4C22"/>
    <w:rsid w:val="002C78D3"/>
    <w:rsid w:val="002C7AA3"/>
    <w:rsid w:val="002D06EA"/>
    <w:rsid w:val="002D249C"/>
    <w:rsid w:val="002D40FC"/>
    <w:rsid w:val="002D5224"/>
    <w:rsid w:val="002D74BB"/>
    <w:rsid w:val="002D75CC"/>
    <w:rsid w:val="002D79A7"/>
    <w:rsid w:val="002E08AE"/>
    <w:rsid w:val="002E14FF"/>
    <w:rsid w:val="002E306F"/>
    <w:rsid w:val="002E376A"/>
    <w:rsid w:val="002E51E3"/>
    <w:rsid w:val="002E5793"/>
    <w:rsid w:val="002E6147"/>
    <w:rsid w:val="002E681D"/>
    <w:rsid w:val="002E6B68"/>
    <w:rsid w:val="002E6CED"/>
    <w:rsid w:val="002E789E"/>
    <w:rsid w:val="002F01F4"/>
    <w:rsid w:val="002F137B"/>
    <w:rsid w:val="002F1FF0"/>
    <w:rsid w:val="002F208B"/>
    <w:rsid w:val="002F50C1"/>
    <w:rsid w:val="002F66E2"/>
    <w:rsid w:val="002F7833"/>
    <w:rsid w:val="0030176F"/>
    <w:rsid w:val="00303924"/>
    <w:rsid w:val="00303E47"/>
    <w:rsid w:val="00303F9B"/>
    <w:rsid w:val="00304303"/>
    <w:rsid w:val="003049F9"/>
    <w:rsid w:val="00306645"/>
    <w:rsid w:val="00307B00"/>
    <w:rsid w:val="0031003A"/>
    <w:rsid w:val="00312097"/>
    <w:rsid w:val="00312754"/>
    <w:rsid w:val="00312E40"/>
    <w:rsid w:val="003130A2"/>
    <w:rsid w:val="003163A7"/>
    <w:rsid w:val="00316C06"/>
    <w:rsid w:val="00320EFD"/>
    <w:rsid w:val="00322EB5"/>
    <w:rsid w:val="003235B4"/>
    <w:rsid w:val="00325AD0"/>
    <w:rsid w:val="00325FB0"/>
    <w:rsid w:val="003269D7"/>
    <w:rsid w:val="00327129"/>
    <w:rsid w:val="00327BD1"/>
    <w:rsid w:val="00330215"/>
    <w:rsid w:val="0033079B"/>
    <w:rsid w:val="00330DF1"/>
    <w:rsid w:val="003330D0"/>
    <w:rsid w:val="003341EA"/>
    <w:rsid w:val="0033429F"/>
    <w:rsid w:val="003349D8"/>
    <w:rsid w:val="003353BE"/>
    <w:rsid w:val="00342056"/>
    <w:rsid w:val="00342EDE"/>
    <w:rsid w:val="003433AC"/>
    <w:rsid w:val="00344653"/>
    <w:rsid w:val="00346A21"/>
    <w:rsid w:val="003470DD"/>
    <w:rsid w:val="00347A8F"/>
    <w:rsid w:val="00347F52"/>
    <w:rsid w:val="00350D65"/>
    <w:rsid w:val="00350F50"/>
    <w:rsid w:val="003512AB"/>
    <w:rsid w:val="00353382"/>
    <w:rsid w:val="003568B8"/>
    <w:rsid w:val="003569EC"/>
    <w:rsid w:val="003578AF"/>
    <w:rsid w:val="00362527"/>
    <w:rsid w:val="003659CB"/>
    <w:rsid w:val="003673F2"/>
    <w:rsid w:val="00371BC0"/>
    <w:rsid w:val="0037307F"/>
    <w:rsid w:val="00373DFA"/>
    <w:rsid w:val="003752DF"/>
    <w:rsid w:val="00381E07"/>
    <w:rsid w:val="00386DE5"/>
    <w:rsid w:val="00387EAB"/>
    <w:rsid w:val="00390DAD"/>
    <w:rsid w:val="003915EF"/>
    <w:rsid w:val="0039233F"/>
    <w:rsid w:val="003924B4"/>
    <w:rsid w:val="00394F9D"/>
    <w:rsid w:val="003953E4"/>
    <w:rsid w:val="00395899"/>
    <w:rsid w:val="00395DC8"/>
    <w:rsid w:val="003975CA"/>
    <w:rsid w:val="003A0DBF"/>
    <w:rsid w:val="003A1B2B"/>
    <w:rsid w:val="003A25C5"/>
    <w:rsid w:val="003A570F"/>
    <w:rsid w:val="003A6D9A"/>
    <w:rsid w:val="003A7448"/>
    <w:rsid w:val="003A7C99"/>
    <w:rsid w:val="003B077E"/>
    <w:rsid w:val="003B0C6D"/>
    <w:rsid w:val="003B41A9"/>
    <w:rsid w:val="003B41DF"/>
    <w:rsid w:val="003B5178"/>
    <w:rsid w:val="003B66FE"/>
    <w:rsid w:val="003C10AA"/>
    <w:rsid w:val="003C2347"/>
    <w:rsid w:val="003C3C2F"/>
    <w:rsid w:val="003D0A81"/>
    <w:rsid w:val="003D108F"/>
    <w:rsid w:val="003D3EB5"/>
    <w:rsid w:val="003D5336"/>
    <w:rsid w:val="003D5625"/>
    <w:rsid w:val="003D68B7"/>
    <w:rsid w:val="003D7BDA"/>
    <w:rsid w:val="003E1FCB"/>
    <w:rsid w:val="003E20A4"/>
    <w:rsid w:val="003E32C0"/>
    <w:rsid w:val="003E3A96"/>
    <w:rsid w:val="003F0BEA"/>
    <w:rsid w:val="003F0D97"/>
    <w:rsid w:val="003F1144"/>
    <w:rsid w:val="003F21C9"/>
    <w:rsid w:val="003F26F2"/>
    <w:rsid w:val="003F4FB7"/>
    <w:rsid w:val="003F6878"/>
    <w:rsid w:val="003F785C"/>
    <w:rsid w:val="00401FCF"/>
    <w:rsid w:val="00402769"/>
    <w:rsid w:val="00403894"/>
    <w:rsid w:val="00403F53"/>
    <w:rsid w:val="004057C3"/>
    <w:rsid w:val="00405F88"/>
    <w:rsid w:val="004062BF"/>
    <w:rsid w:val="0040637B"/>
    <w:rsid w:val="00406A95"/>
    <w:rsid w:val="004072CD"/>
    <w:rsid w:val="00407D70"/>
    <w:rsid w:val="004119FB"/>
    <w:rsid w:val="004138D2"/>
    <w:rsid w:val="004161EF"/>
    <w:rsid w:val="004223D3"/>
    <w:rsid w:val="0042679C"/>
    <w:rsid w:val="004274E0"/>
    <w:rsid w:val="0042763B"/>
    <w:rsid w:val="00430F8B"/>
    <w:rsid w:val="00431D2C"/>
    <w:rsid w:val="00431E45"/>
    <w:rsid w:val="00435B42"/>
    <w:rsid w:val="00437A97"/>
    <w:rsid w:val="00441962"/>
    <w:rsid w:val="00441C07"/>
    <w:rsid w:val="004428EC"/>
    <w:rsid w:val="004432B7"/>
    <w:rsid w:val="00443F93"/>
    <w:rsid w:val="00444A8B"/>
    <w:rsid w:val="00445012"/>
    <w:rsid w:val="0044523E"/>
    <w:rsid w:val="00445AC3"/>
    <w:rsid w:val="00446A6F"/>
    <w:rsid w:val="00451333"/>
    <w:rsid w:val="00451931"/>
    <w:rsid w:val="00452658"/>
    <w:rsid w:val="00455137"/>
    <w:rsid w:val="00456349"/>
    <w:rsid w:val="00456EA6"/>
    <w:rsid w:val="00462840"/>
    <w:rsid w:val="00462C6C"/>
    <w:rsid w:val="00464E1C"/>
    <w:rsid w:val="00465DDC"/>
    <w:rsid w:val="00465EC4"/>
    <w:rsid w:val="004663BB"/>
    <w:rsid w:val="004705D5"/>
    <w:rsid w:val="0047157A"/>
    <w:rsid w:val="00472CBA"/>
    <w:rsid w:val="00475548"/>
    <w:rsid w:val="00476BC8"/>
    <w:rsid w:val="004778F6"/>
    <w:rsid w:val="00480B73"/>
    <w:rsid w:val="00481394"/>
    <w:rsid w:val="004851AF"/>
    <w:rsid w:val="0048782A"/>
    <w:rsid w:val="00494D64"/>
    <w:rsid w:val="00495DF5"/>
    <w:rsid w:val="00496641"/>
    <w:rsid w:val="00497950"/>
    <w:rsid w:val="004A0558"/>
    <w:rsid w:val="004A0DBC"/>
    <w:rsid w:val="004A17CA"/>
    <w:rsid w:val="004A1F9D"/>
    <w:rsid w:val="004A52CE"/>
    <w:rsid w:val="004A61EA"/>
    <w:rsid w:val="004A6CBB"/>
    <w:rsid w:val="004B0C39"/>
    <w:rsid w:val="004B0D0D"/>
    <w:rsid w:val="004B1BF7"/>
    <w:rsid w:val="004B2131"/>
    <w:rsid w:val="004B3E6D"/>
    <w:rsid w:val="004B50B4"/>
    <w:rsid w:val="004B510F"/>
    <w:rsid w:val="004B7E17"/>
    <w:rsid w:val="004C0BEC"/>
    <w:rsid w:val="004C2272"/>
    <w:rsid w:val="004C3CA6"/>
    <w:rsid w:val="004C407A"/>
    <w:rsid w:val="004C4599"/>
    <w:rsid w:val="004C58F6"/>
    <w:rsid w:val="004C5906"/>
    <w:rsid w:val="004C6757"/>
    <w:rsid w:val="004C700E"/>
    <w:rsid w:val="004D03A7"/>
    <w:rsid w:val="004D169D"/>
    <w:rsid w:val="004D1A6D"/>
    <w:rsid w:val="004D224D"/>
    <w:rsid w:val="004D5995"/>
    <w:rsid w:val="004D7411"/>
    <w:rsid w:val="004D746A"/>
    <w:rsid w:val="004E3842"/>
    <w:rsid w:val="004E3F6A"/>
    <w:rsid w:val="004E4CE7"/>
    <w:rsid w:val="004E62DD"/>
    <w:rsid w:val="004E6666"/>
    <w:rsid w:val="004E6BF9"/>
    <w:rsid w:val="004E6EF7"/>
    <w:rsid w:val="004E7733"/>
    <w:rsid w:val="004E7919"/>
    <w:rsid w:val="004E79FE"/>
    <w:rsid w:val="004F1032"/>
    <w:rsid w:val="004F11E8"/>
    <w:rsid w:val="004F23E5"/>
    <w:rsid w:val="004F3F4A"/>
    <w:rsid w:val="004F3FCE"/>
    <w:rsid w:val="004F53FB"/>
    <w:rsid w:val="00500739"/>
    <w:rsid w:val="00500F21"/>
    <w:rsid w:val="005011F5"/>
    <w:rsid w:val="00504104"/>
    <w:rsid w:val="00504321"/>
    <w:rsid w:val="005053FA"/>
    <w:rsid w:val="005075C5"/>
    <w:rsid w:val="00507AF7"/>
    <w:rsid w:val="00510F88"/>
    <w:rsid w:val="00511544"/>
    <w:rsid w:val="005126C9"/>
    <w:rsid w:val="00512EE9"/>
    <w:rsid w:val="005139D5"/>
    <w:rsid w:val="00514061"/>
    <w:rsid w:val="005161C5"/>
    <w:rsid w:val="00516253"/>
    <w:rsid w:val="00517CD9"/>
    <w:rsid w:val="00521575"/>
    <w:rsid w:val="005218CF"/>
    <w:rsid w:val="00522516"/>
    <w:rsid w:val="00522BA1"/>
    <w:rsid w:val="00523760"/>
    <w:rsid w:val="005247CA"/>
    <w:rsid w:val="00525C10"/>
    <w:rsid w:val="00526984"/>
    <w:rsid w:val="00526EB2"/>
    <w:rsid w:val="00527498"/>
    <w:rsid w:val="00530289"/>
    <w:rsid w:val="00532D46"/>
    <w:rsid w:val="00534247"/>
    <w:rsid w:val="00540061"/>
    <w:rsid w:val="00540075"/>
    <w:rsid w:val="00540085"/>
    <w:rsid w:val="00540587"/>
    <w:rsid w:val="00540872"/>
    <w:rsid w:val="00540EA9"/>
    <w:rsid w:val="005452B9"/>
    <w:rsid w:val="00545986"/>
    <w:rsid w:val="00547C75"/>
    <w:rsid w:val="005503A5"/>
    <w:rsid w:val="00552D96"/>
    <w:rsid w:val="00554125"/>
    <w:rsid w:val="005558EE"/>
    <w:rsid w:val="00555C85"/>
    <w:rsid w:val="00557A32"/>
    <w:rsid w:val="00560C94"/>
    <w:rsid w:val="005614A7"/>
    <w:rsid w:val="0056158B"/>
    <w:rsid w:val="00565F32"/>
    <w:rsid w:val="005661D0"/>
    <w:rsid w:val="00566AC7"/>
    <w:rsid w:val="00570340"/>
    <w:rsid w:val="0057042E"/>
    <w:rsid w:val="005719DF"/>
    <w:rsid w:val="00575B94"/>
    <w:rsid w:val="0057602C"/>
    <w:rsid w:val="0057613E"/>
    <w:rsid w:val="00581D5C"/>
    <w:rsid w:val="00581EC2"/>
    <w:rsid w:val="005820EE"/>
    <w:rsid w:val="00582D51"/>
    <w:rsid w:val="00582DEE"/>
    <w:rsid w:val="00583F62"/>
    <w:rsid w:val="00584278"/>
    <w:rsid w:val="0058449A"/>
    <w:rsid w:val="0058761A"/>
    <w:rsid w:val="00587F12"/>
    <w:rsid w:val="00590539"/>
    <w:rsid w:val="00596411"/>
    <w:rsid w:val="00596766"/>
    <w:rsid w:val="005967C1"/>
    <w:rsid w:val="005A0803"/>
    <w:rsid w:val="005A171B"/>
    <w:rsid w:val="005A1F1C"/>
    <w:rsid w:val="005A34BC"/>
    <w:rsid w:val="005A47F5"/>
    <w:rsid w:val="005A6343"/>
    <w:rsid w:val="005A6723"/>
    <w:rsid w:val="005A7B7E"/>
    <w:rsid w:val="005B00E6"/>
    <w:rsid w:val="005B3411"/>
    <w:rsid w:val="005B3F23"/>
    <w:rsid w:val="005B4164"/>
    <w:rsid w:val="005B52F5"/>
    <w:rsid w:val="005B6D8F"/>
    <w:rsid w:val="005C08AF"/>
    <w:rsid w:val="005C3648"/>
    <w:rsid w:val="005C4187"/>
    <w:rsid w:val="005C4CBC"/>
    <w:rsid w:val="005C52E0"/>
    <w:rsid w:val="005D086D"/>
    <w:rsid w:val="005D2A7C"/>
    <w:rsid w:val="005D2F9F"/>
    <w:rsid w:val="005D7CC1"/>
    <w:rsid w:val="005E0145"/>
    <w:rsid w:val="005E03E1"/>
    <w:rsid w:val="005E056D"/>
    <w:rsid w:val="005E0F72"/>
    <w:rsid w:val="005E1C8A"/>
    <w:rsid w:val="005E3D97"/>
    <w:rsid w:val="005E4124"/>
    <w:rsid w:val="005E44D7"/>
    <w:rsid w:val="005E4D5B"/>
    <w:rsid w:val="005E610A"/>
    <w:rsid w:val="005E65F1"/>
    <w:rsid w:val="005E6F46"/>
    <w:rsid w:val="005E7FD3"/>
    <w:rsid w:val="005F0024"/>
    <w:rsid w:val="005F0D27"/>
    <w:rsid w:val="005F5811"/>
    <w:rsid w:val="005F6B48"/>
    <w:rsid w:val="00603711"/>
    <w:rsid w:val="00604014"/>
    <w:rsid w:val="00605279"/>
    <w:rsid w:val="00605CD0"/>
    <w:rsid w:val="006061B8"/>
    <w:rsid w:val="006135FE"/>
    <w:rsid w:val="00613A60"/>
    <w:rsid w:val="006157CA"/>
    <w:rsid w:val="00615DD7"/>
    <w:rsid w:val="00616CCE"/>
    <w:rsid w:val="00617989"/>
    <w:rsid w:val="006210AA"/>
    <w:rsid w:val="00622C25"/>
    <w:rsid w:val="0062310D"/>
    <w:rsid w:val="00624024"/>
    <w:rsid w:val="0062555F"/>
    <w:rsid w:val="006266C2"/>
    <w:rsid w:val="00626E15"/>
    <w:rsid w:val="00626EDF"/>
    <w:rsid w:val="00627B8A"/>
    <w:rsid w:val="0063000E"/>
    <w:rsid w:val="0063011C"/>
    <w:rsid w:val="006317F3"/>
    <w:rsid w:val="0063365C"/>
    <w:rsid w:val="0063662C"/>
    <w:rsid w:val="006370CB"/>
    <w:rsid w:val="00641150"/>
    <w:rsid w:val="00642C31"/>
    <w:rsid w:val="006434A3"/>
    <w:rsid w:val="00643884"/>
    <w:rsid w:val="006439D5"/>
    <w:rsid w:val="00645B62"/>
    <w:rsid w:val="00645F6D"/>
    <w:rsid w:val="00646A90"/>
    <w:rsid w:val="00646B72"/>
    <w:rsid w:val="006471C7"/>
    <w:rsid w:val="006479BF"/>
    <w:rsid w:val="006521B5"/>
    <w:rsid w:val="0065285D"/>
    <w:rsid w:val="00655F95"/>
    <w:rsid w:val="00662DE7"/>
    <w:rsid w:val="00662F0D"/>
    <w:rsid w:val="00663299"/>
    <w:rsid w:val="00664788"/>
    <w:rsid w:val="00664FD4"/>
    <w:rsid w:val="006654D3"/>
    <w:rsid w:val="00665BA9"/>
    <w:rsid w:val="00666519"/>
    <w:rsid w:val="00667116"/>
    <w:rsid w:val="00671B66"/>
    <w:rsid w:val="00672B8A"/>
    <w:rsid w:val="00672D21"/>
    <w:rsid w:val="00672F60"/>
    <w:rsid w:val="00673396"/>
    <w:rsid w:val="00673B5A"/>
    <w:rsid w:val="00673CDC"/>
    <w:rsid w:val="00674C97"/>
    <w:rsid w:val="00676CDF"/>
    <w:rsid w:val="00676D8A"/>
    <w:rsid w:val="006770D0"/>
    <w:rsid w:val="00677269"/>
    <w:rsid w:val="00677B84"/>
    <w:rsid w:val="00681D79"/>
    <w:rsid w:val="00684077"/>
    <w:rsid w:val="00684860"/>
    <w:rsid w:val="00684B75"/>
    <w:rsid w:val="006850A9"/>
    <w:rsid w:val="006860B2"/>
    <w:rsid w:val="00686632"/>
    <w:rsid w:val="00691BC6"/>
    <w:rsid w:val="0069224B"/>
    <w:rsid w:val="006939AC"/>
    <w:rsid w:val="00696A0F"/>
    <w:rsid w:val="00696F19"/>
    <w:rsid w:val="006979E6"/>
    <w:rsid w:val="006A03FD"/>
    <w:rsid w:val="006A2C21"/>
    <w:rsid w:val="006A351D"/>
    <w:rsid w:val="006A4259"/>
    <w:rsid w:val="006A4456"/>
    <w:rsid w:val="006A4DD1"/>
    <w:rsid w:val="006A4E00"/>
    <w:rsid w:val="006A53E2"/>
    <w:rsid w:val="006A7076"/>
    <w:rsid w:val="006B0294"/>
    <w:rsid w:val="006B0735"/>
    <w:rsid w:val="006B216E"/>
    <w:rsid w:val="006B28F2"/>
    <w:rsid w:val="006B7375"/>
    <w:rsid w:val="006B78DE"/>
    <w:rsid w:val="006B7AF3"/>
    <w:rsid w:val="006B7CD3"/>
    <w:rsid w:val="006B7F50"/>
    <w:rsid w:val="006C2133"/>
    <w:rsid w:val="006C2DFD"/>
    <w:rsid w:val="006C32FA"/>
    <w:rsid w:val="006C3DBD"/>
    <w:rsid w:val="006C4B78"/>
    <w:rsid w:val="006C4F48"/>
    <w:rsid w:val="006D0F62"/>
    <w:rsid w:val="006D143F"/>
    <w:rsid w:val="006D2FD0"/>
    <w:rsid w:val="006D3788"/>
    <w:rsid w:val="006D4083"/>
    <w:rsid w:val="006D5225"/>
    <w:rsid w:val="006D693E"/>
    <w:rsid w:val="006D7026"/>
    <w:rsid w:val="006E0C28"/>
    <w:rsid w:val="006E1925"/>
    <w:rsid w:val="006E2FFC"/>
    <w:rsid w:val="006E4FC6"/>
    <w:rsid w:val="006E54B3"/>
    <w:rsid w:val="006E5E3C"/>
    <w:rsid w:val="006E628A"/>
    <w:rsid w:val="006E75FC"/>
    <w:rsid w:val="006E7D9A"/>
    <w:rsid w:val="006F0A56"/>
    <w:rsid w:val="006F16CE"/>
    <w:rsid w:val="006F292E"/>
    <w:rsid w:val="006F44BE"/>
    <w:rsid w:val="006F4A55"/>
    <w:rsid w:val="006F5094"/>
    <w:rsid w:val="006F5812"/>
    <w:rsid w:val="006F771A"/>
    <w:rsid w:val="006F7C01"/>
    <w:rsid w:val="00701B7C"/>
    <w:rsid w:val="007020AF"/>
    <w:rsid w:val="00705202"/>
    <w:rsid w:val="0070627E"/>
    <w:rsid w:val="00707937"/>
    <w:rsid w:val="00707AAB"/>
    <w:rsid w:val="00711F1A"/>
    <w:rsid w:val="00713508"/>
    <w:rsid w:val="0071784A"/>
    <w:rsid w:val="00722AF6"/>
    <w:rsid w:val="00724D9C"/>
    <w:rsid w:val="00725384"/>
    <w:rsid w:val="00726D10"/>
    <w:rsid w:val="007275BB"/>
    <w:rsid w:val="0072763A"/>
    <w:rsid w:val="00727C1D"/>
    <w:rsid w:val="0073049D"/>
    <w:rsid w:val="007306A8"/>
    <w:rsid w:val="00731FE1"/>
    <w:rsid w:val="0073310A"/>
    <w:rsid w:val="00733485"/>
    <w:rsid w:val="007357F7"/>
    <w:rsid w:val="00736E02"/>
    <w:rsid w:val="00736F38"/>
    <w:rsid w:val="007412DE"/>
    <w:rsid w:val="007416A4"/>
    <w:rsid w:val="00743563"/>
    <w:rsid w:val="00743C79"/>
    <w:rsid w:val="0074437B"/>
    <w:rsid w:val="007474FB"/>
    <w:rsid w:val="0074791D"/>
    <w:rsid w:val="00747EB0"/>
    <w:rsid w:val="00753E7E"/>
    <w:rsid w:val="007547AE"/>
    <w:rsid w:val="00755F49"/>
    <w:rsid w:val="007568AD"/>
    <w:rsid w:val="007571C6"/>
    <w:rsid w:val="00757626"/>
    <w:rsid w:val="0076061C"/>
    <w:rsid w:val="00762534"/>
    <w:rsid w:val="0076268D"/>
    <w:rsid w:val="007626CE"/>
    <w:rsid w:val="007653E1"/>
    <w:rsid w:val="007660EE"/>
    <w:rsid w:val="0076624C"/>
    <w:rsid w:val="00766250"/>
    <w:rsid w:val="00767520"/>
    <w:rsid w:val="00770B24"/>
    <w:rsid w:val="007726EC"/>
    <w:rsid w:val="00774740"/>
    <w:rsid w:val="00774F7E"/>
    <w:rsid w:val="007754FF"/>
    <w:rsid w:val="00775EB4"/>
    <w:rsid w:val="0077690B"/>
    <w:rsid w:val="00776AB8"/>
    <w:rsid w:val="007778AB"/>
    <w:rsid w:val="0077797B"/>
    <w:rsid w:val="00777991"/>
    <w:rsid w:val="00780308"/>
    <w:rsid w:val="007806C1"/>
    <w:rsid w:val="007806F9"/>
    <w:rsid w:val="00780889"/>
    <w:rsid w:val="007813ED"/>
    <w:rsid w:val="00781C32"/>
    <w:rsid w:val="00786FE3"/>
    <w:rsid w:val="00787419"/>
    <w:rsid w:val="007912B2"/>
    <w:rsid w:val="00793404"/>
    <w:rsid w:val="007936A5"/>
    <w:rsid w:val="007937A4"/>
    <w:rsid w:val="007951DD"/>
    <w:rsid w:val="00796E0C"/>
    <w:rsid w:val="00797269"/>
    <w:rsid w:val="00797ED3"/>
    <w:rsid w:val="007A11A3"/>
    <w:rsid w:val="007A2170"/>
    <w:rsid w:val="007A36DA"/>
    <w:rsid w:val="007A4BE7"/>
    <w:rsid w:val="007A53AB"/>
    <w:rsid w:val="007A5714"/>
    <w:rsid w:val="007A5D45"/>
    <w:rsid w:val="007A7BA6"/>
    <w:rsid w:val="007B090E"/>
    <w:rsid w:val="007B3A1C"/>
    <w:rsid w:val="007B4A68"/>
    <w:rsid w:val="007B5D20"/>
    <w:rsid w:val="007B66AD"/>
    <w:rsid w:val="007B6F0E"/>
    <w:rsid w:val="007B7114"/>
    <w:rsid w:val="007C03EA"/>
    <w:rsid w:val="007C1FE0"/>
    <w:rsid w:val="007C2130"/>
    <w:rsid w:val="007C480F"/>
    <w:rsid w:val="007D0B36"/>
    <w:rsid w:val="007D1C0E"/>
    <w:rsid w:val="007D42F0"/>
    <w:rsid w:val="007D4BF4"/>
    <w:rsid w:val="007D7BF5"/>
    <w:rsid w:val="007E1252"/>
    <w:rsid w:val="007E1DCC"/>
    <w:rsid w:val="007E7B5C"/>
    <w:rsid w:val="007F0A0A"/>
    <w:rsid w:val="007F29EE"/>
    <w:rsid w:val="007F2A3D"/>
    <w:rsid w:val="007F490D"/>
    <w:rsid w:val="007F4990"/>
    <w:rsid w:val="007F4C01"/>
    <w:rsid w:val="007F4ED6"/>
    <w:rsid w:val="007F553F"/>
    <w:rsid w:val="007F64B2"/>
    <w:rsid w:val="007F7587"/>
    <w:rsid w:val="0080093E"/>
    <w:rsid w:val="00803D6C"/>
    <w:rsid w:val="00804012"/>
    <w:rsid w:val="00804428"/>
    <w:rsid w:val="0080792A"/>
    <w:rsid w:val="00811942"/>
    <w:rsid w:val="00813D6F"/>
    <w:rsid w:val="008151E7"/>
    <w:rsid w:val="00815444"/>
    <w:rsid w:val="008207D8"/>
    <w:rsid w:val="00821C00"/>
    <w:rsid w:val="0082376A"/>
    <w:rsid w:val="00826CEC"/>
    <w:rsid w:val="008311F1"/>
    <w:rsid w:val="008336F7"/>
    <w:rsid w:val="00834A85"/>
    <w:rsid w:val="00835686"/>
    <w:rsid w:val="008357F6"/>
    <w:rsid w:val="00836237"/>
    <w:rsid w:val="00842452"/>
    <w:rsid w:val="00842EE9"/>
    <w:rsid w:val="00842FE8"/>
    <w:rsid w:val="008462BD"/>
    <w:rsid w:val="00846A64"/>
    <w:rsid w:val="0085427C"/>
    <w:rsid w:val="00854842"/>
    <w:rsid w:val="00855D61"/>
    <w:rsid w:val="00856156"/>
    <w:rsid w:val="008575A9"/>
    <w:rsid w:val="008620BB"/>
    <w:rsid w:val="00862993"/>
    <w:rsid w:val="008637A1"/>
    <w:rsid w:val="00864593"/>
    <w:rsid w:val="00866E9F"/>
    <w:rsid w:val="00866F98"/>
    <w:rsid w:val="00870497"/>
    <w:rsid w:val="00870A73"/>
    <w:rsid w:val="008720C6"/>
    <w:rsid w:val="00872A9C"/>
    <w:rsid w:val="00873F22"/>
    <w:rsid w:val="0087441D"/>
    <w:rsid w:val="008746BA"/>
    <w:rsid w:val="008750A4"/>
    <w:rsid w:val="00876375"/>
    <w:rsid w:val="008770E9"/>
    <w:rsid w:val="00877CF8"/>
    <w:rsid w:val="00880597"/>
    <w:rsid w:val="00881EFF"/>
    <w:rsid w:val="00883807"/>
    <w:rsid w:val="00884591"/>
    <w:rsid w:val="00887B54"/>
    <w:rsid w:val="00887C78"/>
    <w:rsid w:val="00890E65"/>
    <w:rsid w:val="008915BB"/>
    <w:rsid w:val="00892E2F"/>
    <w:rsid w:val="00895BC4"/>
    <w:rsid w:val="008962B8"/>
    <w:rsid w:val="008968E6"/>
    <w:rsid w:val="008A10C5"/>
    <w:rsid w:val="008A1130"/>
    <w:rsid w:val="008A1DD5"/>
    <w:rsid w:val="008A25E5"/>
    <w:rsid w:val="008A35B6"/>
    <w:rsid w:val="008A4E41"/>
    <w:rsid w:val="008A58B0"/>
    <w:rsid w:val="008A632F"/>
    <w:rsid w:val="008A6604"/>
    <w:rsid w:val="008A6E67"/>
    <w:rsid w:val="008B0D62"/>
    <w:rsid w:val="008B1829"/>
    <w:rsid w:val="008B1A34"/>
    <w:rsid w:val="008B1B65"/>
    <w:rsid w:val="008B2A14"/>
    <w:rsid w:val="008B2ECE"/>
    <w:rsid w:val="008B5A9E"/>
    <w:rsid w:val="008B6683"/>
    <w:rsid w:val="008C05CA"/>
    <w:rsid w:val="008C10CC"/>
    <w:rsid w:val="008C1E1E"/>
    <w:rsid w:val="008C2082"/>
    <w:rsid w:val="008C53F1"/>
    <w:rsid w:val="008C6BAB"/>
    <w:rsid w:val="008D02CC"/>
    <w:rsid w:val="008D25D0"/>
    <w:rsid w:val="008D406B"/>
    <w:rsid w:val="008D447D"/>
    <w:rsid w:val="008D5472"/>
    <w:rsid w:val="008D7411"/>
    <w:rsid w:val="008D76BC"/>
    <w:rsid w:val="008E2940"/>
    <w:rsid w:val="008E4222"/>
    <w:rsid w:val="008E4F6C"/>
    <w:rsid w:val="008E528C"/>
    <w:rsid w:val="008E7A4A"/>
    <w:rsid w:val="008E7A68"/>
    <w:rsid w:val="008E7FAF"/>
    <w:rsid w:val="008F03D0"/>
    <w:rsid w:val="008F2C8A"/>
    <w:rsid w:val="008F49D9"/>
    <w:rsid w:val="008F5A2C"/>
    <w:rsid w:val="00900409"/>
    <w:rsid w:val="009006B8"/>
    <w:rsid w:val="009009EA"/>
    <w:rsid w:val="00902599"/>
    <w:rsid w:val="00904901"/>
    <w:rsid w:val="00905AEC"/>
    <w:rsid w:val="00906EEB"/>
    <w:rsid w:val="0090787E"/>
    <w:rsid w:val="00907A2A"/>
    <w:rsid w:val="00910156"/>
    <w:rsid w:val="00910792"/>
    <w:rsid w:val="0091079E"/>
    <w:rsid w:val="00911010"/>
    <w:rsid w:val="009121CA"/>
    <w:rsid w:val="009129A1"/>
    <w:rsid w:val="0091460B"/>
    <w:rsid w:val="00917130"/>
    <w:rsid w:val="00922034"/>
    <w:rsid w:val="00922698"/>
    <w:rsid w:val="0092444A"/>
    <w:rsid w:val="009251AD"/>
    <w:rsid w:val="00926349"/>
    <w:rsid w:val="009265D6"/>
    <w:rsid w:val="009309F7"/>
    <w:rsid w:val="00931829"/>
    <w:rsid w:val="0094024F"/>
    <w:rsid w:val="009410AF"/>
    <w:rsid w:val="00942177"/>
    <w:rsid w:val="00942787"/>
    <w:rsid w:val="00942C5F"/>
    <w:rsid w:val="00942CE2"/>
    <w:rsid w:val="00945330"/>
    <w:rsid w:val="00953440"/>
    <w:rsid w:val="00953513"/>
    <w:rsid w:val="0095519F"/>
    <w:rsid w:val="0095569E"/>
    <w:rsid w:val="00956609"/>
    <w:rsid w:val="00960AFA"/>
    <w:rsid w:val="00961320"/>
    <w:rsid w:val="00961968"/>
    <w:rsid w:val="00961D4F"/>
    <w:rsid w:val="00961E3E"/>
    <w:rsid w:val="00962C23"/>
    <w:rsid w:val="00965E12"/>
    <w:rsid w:val="009660C1"/>
    <w:rsid w:val="00966311"/>
    <w:rsid w:val="00966CB6"/>
    <w:rsid w:val="00967ED8"/>
    <w:rsid w:val="00967EE4"/>
    <w:rsid w:val="009717CE"/>
    <w:rsid w:val="00973162"/>
    <w:rsid w:val="009733B8"/>
    <w:rsid w:val="00973F31"/>
    <w:rsid w:val="00975E97"/>
    <w:rsid w:val="00975ED9"/>
    <w:rsid w:val="00981278"/>
    <w:rsid w:val="00981A40"/>
    <w:rsid w:val="00982351"/>
    <w:rsid w:val="009823B6"/>
    <w:rsid w:val="00982FAF"/>
    <w:rsid w:val="009844BA"/>
    <w:rsid w:val="0098462D"/>
    <w:rsid w:val="0098468E"/>
    <w:rsid w:val="00984B88"/>
    <w:rsid w:val="00984D17"/>
    <w:rsid w:val="00987B5E"/>
    <w:rsid w:val="00990A71"/>
    <w:rsid w:val="00994113"/>
    <w:rsid w:val="00994343"/>
    <w:rsid w:val="00995206"/>
    <w:rsid w:val="00996537"/>
    <w:rsid w:val="009A0811"/>
    <w:rsid w:val="009A1466"/>
    <w:rsid w:val="009A2E6B"/>
    <w:rsid w:val="009A3378"/>
    <w:rsid w:val="009A3F0C"/>
    <w:rsid w:val="009A5918"/>
    <w:rsid w:val="009B0EEF"/>
    <w:rsid w:val="009B1FDE"/>
    <w:rsid w:val="009B4E88"/>
    <w:rsid w:val="009B51E3"/>
    <w:rsid w:val="009B5526"/>
    <w:rsid w:val="009B6939"/>
    <w:rsid w:val="009C335B"/>
    <w:rsid w:val="009C4C05"/>
    <w:rsid w:val="009C66CE"/>
    <w:rsid w:val="009C6F0C"/>
    <w:rsid w:val="009C6FE0"/>
    <w:rsid w:val="009C71B1"/>
    <w:rsid w:val="009C7909"/>
    <w:rsid w:val="009C7F6E"/>
    <w:rsid w:val="009D1764"/>
    <w:rsid w:val="009D23EE"/>
    <w:rsid w:val="009D340C"/>
    <w:rsid w:val="009D3464"/>
    <w:rsid w:val="009D51C2"/>
    <w:rsid w:val="009D77E0"/>
    <w:rsid w:val="009D78A7"/>
    <w:rsid w:val="009E01C8"/>
    <w:rsid w:val="009E0277"/>
    <w:rsid w:val="009E05F1"/>
    <w:rsid w:val="009E1128"/>
    <w:rsid w:val="009E1570"/>
    <w:rsid w:val="009E19AC"/>
    <w:rsid w:val="009E21D1"/>
    <w:rsid w:val="009E22CB"/>
    <w:rsid w:val="009E2762"/>
    <w:rsid w:val="009E46C8"/>
    <w:rsid w:val="009E4A25"/>
    <w:rsid w:val="009E5547"/>
    <w:rsid w:val="009E6CA1"/>
    <w:rsid w:val="009F08D4"/>
    <w:rsid w:val="009F11EF"/>
    <w:rsid w:val="009F141F"/>
    <w:rsid w:val="009F2255"/>
    <w:rsid w:val="009F2C4A"/>
    <w:rsid w:val="009F5699"/>
    <w:rsid w:val="009F6D8B"/>
    <w:rsid w:val="00A00022"/>
    <w:rsid w:val="00A024CC"/>
    <w:rsid w:val="00A037AA"/>
    <w:rsid w:val="00A03F24"/>
    <w:rsid w:val="00A0528A"/>
    <w:rsid w:val="00A053C2"/>
    <w:rsid w:val="00A0645D"/>
    <w:rsid w:val="00A07ACD"/>
    <w:rsid w:val="00A07B50"/>
    <w:rsid w:val="00A07F6C"/>
    <w:rsid w:val="00A11CA5"/>
    <w:rsid w:val="00A12BED"/>
    <w:rsid w:val="00A147D2"/>
    <w:rsid w:val="00A15E4F"/>
    <w:rsid w:val="00A23934"/>
    <w:rsid w:val="00A24F8F"/>
    <w:rsid w:val="00A26F6D"/>
    <w:rsid w:val="00A27922"/>
    <w:rsid w:val="00A31F36"/>
    <w:rsid w:val="00A32F74"/>
    <w:rsid w:val="00A34286"/>
    <w:rsid w:val="00A349BC"/>
    <w:rsid w:val="00A34AB9"/>
    <w:rsid w:val="00A353AB"/>
    <w:rsid w:val="00A3613E"/>
    <w:rsid w:val="00A375E6"/>
    <w:rsid w:val="00A37831"/>
    <w:rsid w:val="00A37CBE"/>
    <w:rsid w:val="00A408ED"/>
    <w:rsid w:val="00A4112C"/>
    <w:rsid w:val="00A42562"/>
    <w:rsid w:val="00A453D2"/>
    <w:rsid w:val="00A476C0"/>
    <w:rsid w:val="00A47F3A"/>
    <w:rsid w:val="00A50084"/>
    <w:rsid w:val="00A502C4"/>
    <w:rsid w:val="00A50A5D"/>
    <w:rsid w:val="00A50FAD"/>
    <w:rsid w:val="00A510F3"/>
    <w:rsid w:val="00A5305D"/>
    <w:rsid w:val="00A53083"/>
    <w:rsid w:val="00A533BE"/>
    <w:rsid w:val="00A54E45"/>
    <w:rsid w:val="00A54FC6"/>
    <w:rsid w:val="00A550B5"/>
    <w:rsid w:val="00A55303"/>
    <w:rsid w:val="00A61A9F"/>
    <w:rsid w:val="00A61B70"/>
    <w:rsid w:val="00A62972"/>
    <w:rsid w:val="00A6301E"/>
    <w:rsid w:val="00A655C9"/>
    <w:rsid w:val="00A66E7E"/>
    <w:rsid w:val="00A677F1"/>
    <w:rsid w:val="00A72038"/>
    <w:rsid w:val="00A7248D"/>
    <w:rsid w:val="00A72E8A"/>
    <w:rsid w:val="00A739A7"/>
    <w:rsid w:val="00A74163"/>
    <w:rsid w:val="00A74450"/>
    <w:rsid w:val="00A74BB5"/>
    <w:rsid w:val="00A74BD9"/>
    <w:rsid w:val="00A763A3"/>
    <w:rsid w:val="00A76956"/>
    <w:rsid w:val="00A76C49"/>
    <w:rsid w:val="00A80CEF"/>
    <w:rsid w:val="00A81DC9"/>
    <w:rsid w:val="00A81EAE"/>
    <w:rsid w:val="00A8210A"/>
    <w:rsid w:val="00A845B1"/>
    <w:rsid w:val="00A87305"/>
    <w:rsid w:val="00A87EF8"/>
    <w:rsid w:val="00A90828"/>
    <w:rsid w:val="00A939FA"/>
    <w:rsid w:val="00A93ABF"/>
    <w:rsid w:val="00A95FB4"/>
    <w:rsid w:val="00A96248"/>
    <w:rsid w:val="00A96495"/>
    <w:rsid w:val="00A97805"/>
    <w:rsid w:val="00AA0058"/>
    <w:rsid w:val="00AA0216"/>
    <w:rsid w:val="00AA0C79"/>
    <w:rsid w:val="00AA3288"/>
    <w:rsid w:val="00AA362A"/>
    <w:rsid w:val="00AA7448"/>
    <w:rsid w:val="00AA7A58"/>
    <w:rsid w:val="00AB0244"/>
    <w:rsid w:val="00AB2793"/>
    <w:rsid w:val="00AB3724"/>
    <w:rsid w:val="00AB682C"/>
    <w:rsid w:val="00AB71AD"/>
    <w:rsid w:val="00AB75F0"/>
    <w:rsid w:val="00AC2A8F"/>
    <w:rsid w:val="00AC3379"/>
    <w:rsid w:val="00AC3442"/>
    <w:rsid w:val="00AC3D5F"/>
    <w:rsid w:val="00AC5A0D"/>
    <w:rsid w:val="00AC5D87"/>
    <w:rsid w:val="00AC5EB2"/>
    <w:rsid w:val="00AC61F0"/>
    <w:rsid w:val="00AC748A"/>
    <w:rsid w:val="00AC7624"/>
    <w:rsid w:val="00AD0D21"/>
    <w:rsid w:val="00AD1BCA"/>
    <w:rsid w:val="00AD1FC6"/>
    <w:rsid w:val="00AD223F"/>
    <w:rsid w:val="00AD2656"/>
    <w:rsid w:val="00AD3AA7"/>
    <w:rsid w:val="00AD4994"/>
    <w:rsid w:val="00AD7A6B"/>
    <w:rsid w:val="00AE047C"/>
    <w:rsid w:val="00AE125D"/>
    <w:rsid w:val="00AE2065"/>
    <w:rsid w:val="00AE2576"/>
    <w:rsid w:val="00AE3F76"/>
    <w:rsid w:val="00AE4225"/>
    <w:rsid w:val="00AE48A0"/>
    <w:rsid w:val="00AE55C4"/>
    <w:rsid w:val="00AE57A7"/>
    <w:rsid w:val="00AE7B23"/>
    <w:rsid w:val="00AF0EF1"/>
    <w:rsid w:val="00AF1D77"/>
    <w:rsid w:val="00AF475D"/>
    <w:rsid w:val="00AF4FE6"/>
    <w:rsid w:val="00AF63F9"/>
    <w:rsid w:val="00AF74FF"/>
    <w:rsid w:val="00B02BC9"/>
    <w:rsid w:val="00B03637"/>
    <w:rsid w:val="00B0376E"/>
    <w:rsid w:val="00B04F56"/>
    <w:rsid w:val="00B071C9"/>
    <w:rsid w:val="00B1091C"/>
    <w:rsid w:val="00B10F0D"/>
    <w:rsid w:val="00B135C1"/>
    <w:rsid w:val="00B14458"/>
    <w:rsid w:val="00B14E0B"/>
    <w:rsid w:val="00B16501"/>
    <w:rsid w:val="00B1676D"/>
    <w:rsid w:val="00B16C59"/>
    <w:rsid w:val="00B16D16"/>
    <w:rsid w:val="00B206E2"/>
    <w:rsid w:val="00B20EAF"/>
    <w:rsid w:val="00B21759"/>
    <w:rsid w:val="00B22CA7"/>
    <w:rsid w:val="00B22DD4"/>
    <w:rsid w:val="00B251D1"/>
    <w:rsid w:val="00B279FC"/>
    <w:rsid w:val="00B311A6"/>
    <w:rsid w:val="00B347E3"/>
    <w:rsid w:val="00B36148"/>
    <w:rsid w:val="00B36B48"/>
    <w:rsid w:val="00B405C8"/>
    <w:rsid w:val="00B43502"/>
    <w:rsid w:val="00B44776"/>
    <w:rsid w:val="00B466CF"/>
    <w:rsid w:val="00B46ADE"/>
    <w:rsid w:val="00B46C06"/>
    <w:rsid w:val="00B47713"/>
    <w:rsid w:val="00B47C30"/>
    <w:rsid w:val="00B50088"/>
    <w:rsid w:val="00B50349"/>
    <w:rsid w:val="00B50FE2"/>
    <w:rsid w:val="00B52197"/>
    <w:rsid w:val="00B523FD"/>
    <w:rsid w:val="00B5271D"/>
    <w:rsid w:val="00B527AE"/>
    <w:rsid w:val="00B53153"/>
    <w:rsid w:val="00B559A6"/>
    <w:rsid w:val="00B5664F"/>
    <w:rsid w:val="00B570B1"/>
    <w:rsid w:val="00B5732B"/>
    <w:rsid w:val="00B57A76"/>
    <w:rsid w:val="00B57ED9"/>
    <w:rsid w:val="00B61536"/>
    <w:rsid w:val="00B61E5E"/>
    <w:rsid w:val="00B62517"/>
    <w:rsid w:val="00B65B0A"/>
    <w:rsid w:val="00B65EEC"/>
    <w:rsid w:val="00B65FCE"/>
    <w:rsid w:val="00B66D1D"/>
    <w:rsid w:val="00B678AE"/>
    <w:rsid w:val="00B711FA"/>
    <w:rsid w:val="00B71CE4"/>
    <w:rsid w:val="00B71D4E"/>
    <w:rsid w:val="00B73F84"/>
    <w:rsid w:val="00B74575"/>
    <w:rsid w:val="00B76B6B"/>
    <w:rsid w:val="00B77A6F"/>
    <w:rsid w:val="00B77BBC"/>
    <w:rsid w:val="00B77EE8"/>
    <w:rsid w:val="00B81917"/>
    <w:rsid w:val="00B8253A"/>
    <w:rsid w:val="00B83A7A"/>
    <w:rsid w:val="00B83C3C"/>
    <w:rsid w:val="00B84CE1"/>
    <w:rsid w:val="00B851CA"/>
    <w:rsid w:val="00B86E68"/>
    <w:rsid w:val="00B90C85"/>
    <w:rsid w:val="00B90D5C"/>
    <w:rsid w:val="00B92034"/>
    <w:rsid w:val="00B94543"/>
    <w:rsid w:val="00B95FA2"/>
    <w:rsid w:val="00B9617C"/>
    <w:rsid w:val="00B9777E"/>
    <w:rsid w:val="00B97812"/>
    <w:rsid w:val="00BA081A"/>
    <w:rsid w:val="00BA1CBC"/>
    <w:rsid w:val="00BA236C"/>
    <w:rsid w:val="00BA2ABF"/>
    <w:rsid w:val="00BA2E46"/>
    <w:rsid w:val="00BA52FB"/>
    <w:rsid w:val="00BA55D6"/>
    <w:rsid w:val="00BA5808"/>
    <w:rsid w:val="00BA5B19"/>
    <w:rsid w:val="00BA61F6"/>
    <w:rsid w:val="00BA7D8F"/>
    <w:rsid w:val="00BB0A11"/>
    <w:rsid w:val="00BB4496"/>
    <w:rsid w:val="00BB55BD"/>
    <w:rsid w:val="00BB581D"/>
    <w:rsid w:val="00BB7CF3"/>
    <w:rsid w:val="00BC07CD"/>
    <w:rsid w:val="00BC1412"/>
    <w:rsid w:val="00BC1A98"/>
    <w:rsid w:val="00BC255B"/>
    <w:rsid w:val="00BC40F4"/>
    <w:rsid w:val="00BC4391"/>
    <w:rsid w:val="00BC7BDC"/>
    <w:rsid w:val="00BD006A"/>
    <w:rsid w:val="00BD0A7C"/>
    <w:rsid w:val="00BD123B"/>
    <w:rsid w:val="00BD1B12"/>
    <w:rsid w:val="00BD35A2"/>
    <w:rsid w:val="00BD38E8"/>
    <w:rsid w:val="00BD4238"/>
    <w:rsid w:val="00BD5F79"/>
    <w:rsid w:val="00BD7567"/>
    <w:rsid w:val="00BD7D65"/>
    <w:rsid w:val="00BE0394"/>
    <w:rsid w:val="00BE1E5E"/>
    <w:rsid w:val="00BE5D15"/>
    <w:rsid w:val="00BE7117"/>
    <w:rsid w:val="00BE7451"/>
    <w:rsid w:val="00BE75EE"/>
    <w:rsid w:val="00BF1A83"/>
    <w:rsid w:val="00BF4B81"/>
    <w:rsid w:val="00BF50FA"/>
    <w:rsid w:val="00BF613E"/>
    <w:rsid w:val="00BF707A"/>
    <w:rsid w:val="00BF73CE"/>
    <w:rsid w:val="00C00C4A"/>
    <w:rsid w:val="00C02A9C"/>
    <w:rsid w:val="00C03170"/>
    <w:rsid w:val="00C05383"/>
    <w:rsid w:val="00C05FF9"/>
    <w:rsid w:val="00C07E09"/>
    <w:rsid w:val="00C12F84"/>
    <w:rsid w:val="00C1471C"/>
    <w:rsid w:val="00C14DE9"/>
    <w:rsid w:val="00C15AFD"/>
    <w:rsid w:val="00C17EA8"/>
    <w:rsid w:val="00C2220D"/>
    <w:rsid w:val="00C22276"/>
    <w:rsid w:val="00C230B8"/>
    <w:rsid w:val="00C253DF"/>
    <w:rsid w:val="00C26680"/>
    <w:rsid w:val="00C27488"/>
    <w:rsid w:val="00C313CD"/>
    <w:rsid w:val="00C33481"/>
    <w:rsid w:val="00C3433A"/>
    <w:rsid w:val="00C354E9"/>
    <w:rsid w:val="00C35DF8"/>
    <w:rsid w:val="00C378A3"/>
    <w:rsid w:val="00C42B79"/>
    <w:rsid w:val="00C43608"/>
    <w:rsid w:val="00C43B8E"/>
    <w:rsid w:val="00C44A18"/>
    <w:rsid w:val="00C44A2C"/>
    <w:rsid w:val="00C45736"/>
    <w:rsid w:val="00C45AFC"/>
    <w:rsid w:val="00C45BD0"/>
    <w:rsid w:val="00C510F2"/>
    <w:rsid w:val="00C5199C"/>
    <w:rsid w:val="00C51F00"/>
    <w:rsid w:val="00C536B2"/>
    <w:rsid w:val="00C547F1"/>
    <w:rsid w:val="00C604DC"/>
    <w:rsid w:val="00C6125D"/>
    <w:rsid w:val="00C6254A"/>
    <w:rsid w:val="00C630FC"/>
    <w:rsid w:val="00C64373"/>
    <w:rsid w:val="00C66DEC"/>
    <w:rsid w:val="00C67A25"/>
    <w:rsid w:val="00C67A6E"/>
    <w:rsid w:val="00C67D40"/>
    <w:rsid w:val="00C73900"/>
    <w:rsid w:val="00C741B7"/>
    <w:rsid w:val="00C74F21"/>
    <w:rsid w:val="00C763A0"/>
    <w:rsid w:val="00C765BA"/>
    <w:rsid w:val="00C7734F"/>
    <w:rsid w:val="00C80842"/>
    <w:rsid w:val="00C809F4"/>
    <w:rsid w:val="00C8389E"/>
    <w:rsid w:val="00C92D34"/>
    <w:rsid w:val="00C943B9"/>
    <w:rsid w:val="00C969F5"/>
    <w:rsid w:val="00CA0025"/>
    <w:rsid w:val="00CA1315"/>
    <w:rsid w:val="00CA1841"/>
    <w:rsid w:val="00CA40FB"/>
    <w:rsid w:val="00CA69AC"/>
    <w:rsid w:val="00CA6CAC"/>
    <w:rsid w:val="00CA7BD0"/>
    <w:rsid w:val="00CB0C32"/>
    <w:rsid w:val="00CB12C6"/>
    <w:rsid w:val="00CB1B83"/>
    <w:rsid w:val="00CB4FA4"/>
    <w:rsid w:val="00CB5834"/>
    <w:rsid w:val="00CB75B7"/>
    <w:rsid w:val="00CB7BB7"/>
    <w:rsid w:val="00CC0A16"/>
    <w:rsid w:val="00CC0BDC"/>
    <w:rsid w:val="00CC4BCE"/>
    <w:rsid w:val="00CC591A"/>
    <w:rsid w:val="00CC6077"/>
    <w:rsid w:val="00CC745C"/>
    <w:rsid w:val="00CD013D"/>
    <w:rsid w:val="00CD16FD"/>
    <w:rsid w:val="00CD3A8D"/>
    <w:rsid w:val="00CD7FCE"/>
    <w:rsid w:val="00CE0E2E"/>
    <w:rsid w:val="00CE3118"/>
    <w:rsid w:val="00CE31FA"/>
    <w:rsid w:val="00CE3FA0"/>
    <w:rsid w:val="00CE46D0"/>
    <w:rsid w:val="00CE6506"/>
    <w:rsid w:val="00CE6882"/>
    <w:rsid w:val="00CE6B0D"/>
    <w:rsid w:val="00CE6B72"/>
    <w:rsid w:val="00CF05E1"/>
    <w:rsid w:val="00CF0C88"/>
    <w:rsid w:val="00CF2158"/>
    <w:rsid w:val="00CF4012"/>
    <w:rsid w:val="00CF4E4D"/>
    <w:rsid w:val="00CF7239"/>
    <w:rsid w:val="00D00381"/>
    <w:rsid w:val="00D02F86"/>
    <w:rsid w:val="00D030A4"/>
    <w:rsid w:val="00D049E3"/>
    <w:rsid w:val="00D07DEE"/>
    <w:rsid w:val="00D07FBF"/>
    <w:rsid w:val="00D1327E"/>
    <w:rsid w:val="00D13F39"/>
    <w:rsid w:val="00D14522"/>
    <w:rsid w:val="00D146D9"/>
    <w:rsid w:val="00D14E43"/>
    <w:rsid w:val="00D16CCD"/>
    <w:rsid w:val="00D20742"/>
    <w:rsid w:val="00D2141A"/>
    <w:rsid w:val="00D22C29"/>
    <w:rsid w:val="00D241A1"/>
    <w:rsid w:val="00D26B41"/>
    <w:rsid w:val="00D27BC2"/>
    <w:rsid w:val="00D3000B"/>
    <w:rsid w:val="00D30F3E"/>
    <w:rsid w:val="00D33190"/>
    <w:rsid w:val="00D33780"/>
    <w:rsid w:val="00D34C9C"/>
    <w:rsid w:val="00D3685F"/>
    <w:rsid w:val="00D377C1"/>
    <w:rsid w:val="00D37D00"/>
    <w:rsid w:val="00D40FA7"/>
    <w:rsid w:val="00D412D2"/>
    <w:rsid w:val="00D413CB"/>
    <w:rsid w:val="00D43123"/>
    <w:rsid w:val="00D43B80"/>
    <w:rsid w:val="00D440C2"/>
    <w:rsid w:val="00D447BC"/>
    <w:rsid w:val="00D45407"/>
    <w:rsid w:val="00D46479"/>
    <w:rsid w:val="00D46BD8"/>
    <w:rsid w:val="00D4701C"/>
    <w:rsid w:val="00D4735E"/>
    <w:rsid w:val="00D5120A"/>
    <w:rsid w:val="00D52DB3"/>
    <w:rsid w:val="00D53679"/>
    <w:rsid w:val="00D545B1"/>
    <w:rsid w:val="00D55259"/>
    <w:rsid w:val="00D55280"/>
    <w:rsid w:val="00D60201"/>
    <w:rsid w:val="00D61A1C"/>
    <w:rsid w:val="00D630F9"/>
    <w:rsid w:val="00D67431"/>
    <w:rsid w:val="00D720AC"/>
    <w:rsid w:val="00D7268D"/>
    <w:rsid w:val="00D74E8B"/>
    <w:rsid w:val="00D7777F"/>
    <w:rsid w:val="00D77FA2"/>
    <w:rsid w:val="00D8110E"/>
    <w:rsid w:val="00D8191E"/>
    <w:rsid w:val="00D81FAF"/>
    <w:rsid w:val="00D83BB1"/>
    <w:rsid w:val="00D84D23"/>
    <w:rsid w:val="00D85AC1"/>
    <w:rsid w:val="00D86462"/>
    <w:rsid w:val="00D866C7"/>
    <w:rsid w:val="00D90764"/>
    <w:rsid w:val="00D90780"/>
    <w:rsid w:val="00D920B6"/>
    <w:rsid w:val="00D92B20"/>
    <w:rsid w:val="00D931C0"/>
    <w:rsid w:val="00D93E6A"/>
    <w:rsid w:val="00D95017"/>
    <w:rsid w:val="00D9513F"/>
    <w:rsid w:val="00D95646"/>
    <w:rsid w:val="00D975EB"/>
    <w:rsid w:val="00D97ABF"/>
    <w:rsid w:val="00DA08F0"/>
    <w:rsid w:val="00DA12C6"/>
    <w:rsid w:val="00DA13F2"/>
    <w:rsid w:val="00DA507E"/>
    <w:rsid w:val="00DB012F"/>
    <w:rsid w:val="00DB1AFD"/>
    <w:rsid w:val="00DB1FA9"/>
    <w:rsid w:val="00DB3592"/>
    <w:rsid w:val="00DB3664"/>
    <w:rsid w:val="00DB4CB8"/>
    <w:rsid w:val="00DB4FA4"/>
    <w:rsid w:val="00DB4FF2"/>
    <w:rsid w:val="00DB587B"/>
    <w:rsid w:val="00DB600C"/>
    <w:rsid w:val="00DB6F6C"/>
    <w:rsid w:val="00DC07B7"/>
    <w:rsid w:val="00DC0894"/>
    <w:rsid w:val="00DC1CB9"/>
    <w:rsid w:val="00DC2F6A"/>
    <w:rsid w:val="00DC363C"/>
    <w:rsid w:val="00DC440F"/>
    <w:rsid w:val="00DC71D4"/>
    <w:rsid w:val="00DC7263"/>
    <w:rsid w:val="00DD060C"/>
    <w:rsid w:val="00DD158B"/>
    <w:rsid w:val="00DD1878"/>
    <w:rsid w:val="00DD24C7"/>
    <w:rsid w:val="00DD3100"/>
    <w:rsid w:val="00DD4008"/>
    <w:rsid w:val="00DD4378"/>
    <w:rsid w:val="00DE0B1D"/>
    <w:rsid w:val="00DE1346"/>
    <w:rsid w:val="00DE55E5"/>
    <w:rsid w:val="00DE5981"/>
    <w:rsid w:val="00DE6637"/>
    <w:rsid w:val="00DE6677"/>
    <w:rsid w:val="00DE6915"/>
    <w:rsid w:val="00DF0622"/>
    <w:rsid w:val="00DF0AD2"/>
    <w:rsid w:val="00DF0E2A"/>
    <w:rsid w:val="00DF44DA"/>
    <w:rsid w:val="00DF5777"/>
    <w:rsid w:val="00DF6335"/>
    <w:rsid w:val="00DF72B7"/>
    <w:rsid w:val="00E02E0B"/>
    <w:rsid w:val="00E031F9"/>
    <w:rsid w:val="00E03E04"/>
    <w:rsid w:val="00E04085"/>
    <w:rsid w:val="00E070D2"/>
    <w:rsid w:val="00E12424"/>
    <w:rsid w:val="00E13EB9"/>
    <w:rsid w:val="00E14281"/>
    <w:rsid w:val="00E1498E"/>
    <w:rsid w:val="00E17115"/>
    <w:rsid w:val="00E179DE"/>
    <w:rsid w:val="00E20395"/>
    <w:rsid w:val="00E218D7"/>
    <w:rsid w:val="00E2225B"/>
    <w:rsid w:val="00E26A23"/>
    <w:rsid w:val="00E301E0"/>
    <w:rsid w:val="00E302CD"/>
    <w:rsid w:val="00E324AA"/>
    <w:rsid w:val="00E33DF9"/>
    <w:rsid w:val="00E36881"/>
    <w:rsid w:val="00E3776B"/>
    <w:rsid w:val="00E403E5"/>
    <w:rsid w:val="00E4093D"/>
    <w:rsid w:val="00E41742"/>
    <w:rsid w:val="00E428FD"/>
    <w:rsid w:val="00E42B78"/>
    <w:rsid w:val="00E43691"/>
    <w:rsid w:val="00E43AAD"/>
    <w:rsid w:val="00E44DF2"/>
    <w:rsid w:val="00E4753C"/>
    <w:rsid w:val="00E47B4B"/>
    <w:rsid w:val="00E504D4"/>
    <w:rsid w:val="00E51494"/>
    <w:rsid w:val="00E522F3"/>
    <w:rsid w:val="00E526CE"/>
    <w:rsid w:val="00E52A7F"/>
    <w:rsid w:val="00E538B7"/>
    <w:rsid w:val="00E54173"/>
    <w:rsid w:val="00E5491F"/>
    <w:rsid w:val="00E642F6"/>
    <w:rsid w:val="00E64C63"/>
    <w:rsid w:val="00E65021"/>
    <w:rsid w:val="00E652C1"/>
    <w:rsid w:val="00E65F7A"/>
    <w:rsid w:val="00E70D8A"/>
    <w:rsid w:val="00E71287"/>
    <w:rsid w:val="00E720EC"/>
    <w:rsid w:val="00E7227B"/>
    <w:rsid w:val="00E72DC8"/>
    <w:rsid w:val="00E74151"/>
    <w:rsid w:val="00E74BAD"/>
    <w:rsid w:val="00E7564D"/>
    <w:rsid w:val="00E760ED"/>
    <w:rsid w:val="00E76B4D"/>
    <w:rsid w:val="00E77AD2"/>
    <w:rsid w:val="00E801FA"/>
    <w:rsid w:val="00E809AB"/>
    <w:rsid w:val="00E81E49"/>
    <w:rsid w:val="00E8221C"/>
    <w:rsid w:val="00E826F1"/>
    <w:rsid w:val="00E835A9"/>
    <w:rsid w:val="00E83D70"/>
    <w:rsid w:val="00E8515F"/>
    <w:rsid w:val="00E85A94"/>
    <w:rsid w:val="00E86EC5"/>
    <w:rsid w:val="00E8746A"/>
    <w:rsid w:val="00E87EFD"/>
    <w:rsid w:val="00E90DED"/>
    <w:rsid w:val="00E947AB"/>
    <w:rsid w:val="00E948D1"/>
    <w:rsid w:val="00E95A6E"/>
    <w:rsid w:val="00E95DE5"/>
    <w:rsid w:val="00E961ED"/>
    <w:rsid w:val="00E96BF8"/>
    <w:rsid w:val="00EA07D9"/>
    <w:rsid w:val="00EA1E73"/>
    <w:rsid w:val="00EA22C6"/>
    <w:rsid w:val="00EA4813"/>
    <w:rsid w:val="00EA48CC"/>
    <w:rsid w:val="00EA4C8F"/>
    <w:rsid w:val="00EA7329"/>
    <w:rsid w:val="00EA7602"/>
    <w:rsid w:val="00EB02B3"/>
    <w:rsid w:val="00EB12F8"/>
    <w:rsid w:val="00EB1456"/>
    <w:rsid w:val="00EB4920"/>
    <w:rsid w:val="00EB6D33"/>
    <w:rsid w:val="00EB6DAC"/>
    <w:rsid w:val="00EC02C6"/>
    <w:rsid w:val="00EC15D2"/>
    <w:rsid w:val="00EC16BE"/>
    <w:rsid w:val="00EC1AFC"/>
    <w:rsid w:val="00EC2A3A"/>
    <w:rsid w:val="00EC2C2D"/>
    <w:rsid w:val="00EC2C82"/>
    <w:rsid w:val="00EC3D21"/>
    <w:rsid w:val="00EC55DE"/>
    <w:rsid w:val="00EC574A"/>
    <w:rsid w:val="00EC6229"/>
    <w:rsid w:val="00ED072A"/>
    <w:rsid w:val="00ED0780"/>
    <w:rsid w:val="00ED19E9"/>
    <w:rsid w:val="00ED328B"/>
    <w:rsid w:val="00ED765A"/>
    <w:rsid w:val="00ED7A83"/>
    <w:rsid w:val="00EE0723"/>
    <w:rsid w:val="00EE44BE"/>
    <w:rsid w:val="00EE5A03"/>
    <w:rsid w:val="00EE7240"/>
    <w:rsid w:val="00EE7452"/>
    <w:rsid w:val="00EF1119"/>
    <w:rsid w:val="00EF16F2"/>
    <w:rsid w:val="00EF5859"/>
    <w:rsid w:val="00EF5DF7"/>
    <w:rsid w:val="00EF77E1"/>
    <w:rsid w:val="00F00DF1"/>
    <w:rsid w:val="00F00F06"/>
    <w:rsid w:val="00F02157"/>
    <w:rsid w:val="00F0239E"/>
    <w:rsid w:val="00F023A9"/>
    <w:rsid w:val="00F02E57"/>
    <w:rsid w:val="00F04989"/>
    <w:rsid w:val="00F04C5E"/>
    <w:rsid w:val="00F0607E"/>
    <w:rsid w:val="00F06183"/>
    <w:rsid w:val="00F0677E"/>
    <w:rsid w:val="00F06F37"/>
    <w:rsid w:val="00F10415"/>
    <w:rsid w:val="00F11B12"/>
    <w:rsid w:val="00F1378B"/>
    <w:rsid w:val="00F1434E"/>
    <w:rsid w:val="00F158E2"/>
    <w:rsid w:val="00F20F5D"/>
    <w:rsid w:val="00F217A1"/>
    <w:rsid w:val="00F21B3A"/>
    <w:rsid w:val="00F22A6E"/>
    <w:rsid w:val="00F23F17"/>
    <w:rsid w:val="00F23FC8"/>
    <w:rsid w:val="00F24128"/>
    <w:rsid w:val="00F245B8"/>
    <w:rsid w:val="00F24B9B"/>
    <w:rsid w:val="00F25349"/>
    <w:rsid w:val="00F3051F"/>
    <w:rsid w:val="00F30BE2"/>
    <w:rsid w:val="00F32665"/>
    <w:rsid w:val="00F328E6"/>
    <w:rsid w:val="00F3352B"/>
    <w:rsid w:val="00F33A33"/>
    <w:rsid w:val="00F344ED"/>
    <w:rsid w:val="00F347BF"/>
    <w:rsid w:val="00F3529C"/>
    <w:rsid w:val="00F374D1"/>
    <w:rsid w:val="00F3750F"/>
    <w:rsid w:val="00F37865"/>
    <w:rsid w:val="00F4100C"/>
    <w:rsid w:val="00F4120F"/>
    <w:rsid w:val="00F41568"/>
    <w:rsid w:val="00F4271C"/>
    <w:rsid w:val="00F43510"/>
    <w:rsid w:val="00F46AAA"/>
    <w:rsid w:val="00F46CEF"/>
    <w:rsid w:val="00F47938"/>
    <w:rsid w:val="00F50FCA"/>
    <w:rsid w:val="00F53FE6"/>
    <w:rsid w:val="00F54BCA"/>
    <w:rsid w:val="00F55174"/>
    <w:rsid w:val="00F5557D"/>
    <w:rsid w:val="00F55E9C"/>
    <w:rsid w:val="00F55F29"/>
    <w:rsid w:val="00F56817"/>
    <w:rsid w:val="00F60360"/>
    <w:rsid w:val="00F6098B"/>
    <w:rsid w:val="00F60B65"/>
    <w:rsid w:val="00F620E8"/>
    <w:rsid w:val="00F622DB"/>
    <w:rsid w:val="00F630E2"/>
    <w:rsid w:val="00F64986"/>
    <w:rsid w:val="00F649D0"/>
    <w:rsid w:val="00F6567B"/>
    <w:rsid w:val="00F6729D"/>
    <w:rsid w:val="00F705E1"/>
    <w:rsid w:val="00F70F4C"/>
    <w:rsid w:val="00F755E3"/>
    <w:rsid w:val="00F756E5"/>
    <w:rsid w:val="00F77B07"/>
    <w:rsid w:val="00F806D4"/>
    <w:rsid w:val="00F80CD1"/>
    <w:rsid w:val="00F817F9"/>
    <w:rsid w:val="00F824D5"/>
    <w:rsid w:val="00F82EBB"/>
    <w:rsid w:val="00F83E10"/>
    <w:rsid w:val="00F8436D"/>
    <w:rsid w:val="00F8524C"/>
    <w:rsid w:val="00F853B0"/>
    <w:rsid w:val="00F85DCE"/>
    <w:rsid w:val="00F91061"/>
    <w:rsid w:val="00F92A3B"/>
    <w:rsid w:val="00F935C5"/>
    <w:rsid w:val="00F941CA"/>
    <w:rsid w:val="00F94E9B"/>
    <w:rsid w:val="00F950C5"/>
    <w:rsid w:val="00F95202"/>
    <w:rsid w:val="00F971DD"/>
    <w:rsid w:val="00F97AD0"/>
    <w:rsid w:val="00FA1593"/>
    <w:rsid w:val="00FA3373"/>
    <w:rsid w:val="00FA35CB"/>
    <w:rsid w:val="00FA568E"/>
    <w:rsid w:val="00FA7808"/>
    <w:rsid w:val="00FB0603"/>
    <w:rsid w:val="00FB0AA6"/>
    <w:rsid w:val="00FB48AF"/>
    <w:rsid w:val="00FB49B7"/>
    <w:rsid w:val="00FB671D"/>
    <w:rsid w:val="00FB6E92"/>
    <w:rsid w:val="00FC0E87"/>
    <w:rsid w:val="00FC1675"/>
    <w:rsid w:val="00FC3597"/>
    <w:rsid w:val="00FC4E64"/>
    <w:rsid w:val="00FC7077"/>
    <w:rsid w:val="00FC75EA"/>
    <w:rsid w:val="00FC7897"/>
    <w:rsid w:val="00FC7C6C"/>
    <w:rsid w:val="00FD0181"/>
    <w:rsid w:val="00FD03FF"/>
    <w:rsid w:val="00FD0C13"/>
    <w:rsid w:val="00FD16F9"/>
    <w:rsid w:val="00FD47DE"/>
    <w:rsid w:val="00FD7169"/>
    <w:rsid w:val="00FE006C"/>
    <w:rsid w:val="00FE04BE"/>
    <w:rsid w:val="00FE0D48"/>
    <w:rsid w:val="00FE0F63"/>
    <w:rsid w:val="00FE14F7"/>
    <w:rsid w:val="00FE2FDB"/>
    <w:rsid w:val="00FE493D"/>
    <w:rsid w:val="00FE59D7"/>
    <w:rsid w:val="00FF1553"/>
    <w:rsid w:val="00FF34D9"/>
    <w:rsid w:val="00FF3B67"/>
    <w:rsid w:val="00FF3F66"/>
    <w:rsid w:val="00FF4B49"/>
    <w:rsid w:val="00FF4C90"/>
    <w:rsid w:val="00FF4EC2"/>
    <w:rsid w:val="00FF51FD"/>
    <w:rsid w:val="00FF5D34"/>
    <w:rsid w:val="00FF72F0"/>
    <w:rsid w:val="00FF73C1"/>
    <w:rsid w:val="00FF76E5"/>
    <w:rsid w:val="00FF77FB"/>
    <w:rsid w:val="02ADEC04"/>
    <w:rsid w:val="030BBB08"/>
    <w:rsid w:val="03479897"/>
    <w:rsid w:val="03A07A10"/>
    <w:rsid w:val="04313830"/>
    <w:rsid w:val="08443592"/>
    <w:rsid w:val="088A0E6E"/>
    <w:rsid w:val="08F5D4F9"/>
    <w:rsid w:val="09276F41"/>
    <w:rsid w:val="09F34EDB"/>
    <w:rsid w:val="0AC019AD"/>
    <w:rsid w:val="0B027AEC"/>
    <w:rsid w:val="0B9F8119"/>
    <w:rsid w:val="0DB93D93"/>
    <w:rsid w:val="10864B05"/>
    <w:rsid w:val="111221C2"/>
    <w:rsid w:val="11B4C052"/>
    <w:rsid w:val="124D5760"/>
    <w:rsid w:val="12CE7FF6"/>
    <w:rsid w:val="13DACDA9"/>
    <w:rsid w:val="14805884"/>
    <w:rsid w:val="15B3A272"/>
    <w:rsid w:val="1674F595"/>
    <w:rsid w:val="197A48D6"/>
    <w:rsid w:val="1AF22ED9"/>
    <w:rsid w:val="1D30F7D4"/>
    <w:rsid w:val="1DE76FB8"/>
    <w:rsid w:val="1E5A06F0"/>
    <w:rsid w:val="1E823CA7"/>
    <w:rsid w:val="1EBCF5F3"/>
    <w:rsid w:val="22201991"/>
    <w:rsid w:val="2271CA0B"/>
    <w:rsid w:val="2295D421"/>
    <w:rsid w:val="22A38B41"/>
    <w:rsid w:val="230715B0"/>
    <w:rsid w:val="231E7A5B"/>
    <w:rsid w:val="233540A3"/>
    <w:rsid w:val="2378243A"/>
    <w:rsid w:val="25A6E072"/>
    <w:rsid w:val="25F7BF2E"/>
    <w:rsid w:val="2945B0B8"/>
    <w:rsid w:val="2983EC12"/>
    <w:rsid w:val="29A96E04"/>
    <w:rsid w:val="2AEF2018"/>
    <w:rsid w:val="2B1EDF15"/>
    <w:rsid w:val="2B764E13"/>
    <w:rsid w:val="2BA1F56F"/>
    <w:rsid w:val="2C0316B3"/>
    <w:rsid w:val="2CC8B02F"/>
    <w:rsid w:val="2D6B710A"/>
    <w:rsid w:val="2D792C98"/>
    <w:rsid w:val="2DCD4AD3"/>
    <w:rsid w:val="2F14729A"/>
    <w:rsid w:val="2FA2937D"/>
    <w:rsid w:val="2FC959FF"/>
    <w:rsid w:val="302D90C6"/>
    <w:rsid w:val="319561F4"/>
    <w:rsid w:val="3218AA19"/>
    <w:rsid w:val="324D654D"/>
    <w:rsid w:val="3288705D"/>
    <w:rsid w:val="32E3CC27"/>
    <w:rsid w:val="337D8C41"/>
    <w:rsid w:val="338F9180"/>
    <w:rsid w:val="340B1E6F"/>
    <w:rsid w:val="3430AE82"/>
    <w:rsid w:val="34341327"/>
    <w:rsid w:val="349F05F0"/>
    <w:rsid w:val="34AE7259"/>
    <w:rsid w:val="3526815E"/>
    <w:rsid w:val="358152B1"/>
    <w:rsid w:val="35C414FD"/>
    <w:rsid w:val="367A6B44"/>
    <w:rsid w:val="368A410B"/>
    <w:rsid w:val="37309760"/>
    <w:rsid w:val="37B8C0C4"/>
    <w:rsid w:val="37DCB6FB"/>
    <w:rsid w:val="3C4DF730"/>
    <w:rsid w:val="3CEBBB5B"/>
    <w:rsid w:val="3D43F30F"/>
    <w:rsid w:val="3DCD5457"/>
    <w:rsid w:val="3E6E635F"/>
    <w:rsid w:val="3EC04F23"/>
    <w:rsid w:val="401911B2"/>
    <w:rsid w:val="402474B8"/>
    <w:rsid w:val="424E118F"/>
    <w:rsid w:val="42A0B780"/>
    <w:rsid w:val="42E5AFDF"/>
    <w:rsid w:val="42FDA7DC"/>
    <w:rsid w:val="431DDF11"/>
    <w:rsid w:val="431F0C11"/>
    <w:rsid w:val="435AFCDF"/>
    <w:rsid w:val="4428A729"/>
    <w:rsid w:val="444BE2DE"/>
    <w:rsid w:val="459ADE75"/>
    <w:rsid w:val="478FF2E4"/>
    <w:rsid w:val="4845A992"/>
    <w:rsid w:val="48D62930"/>
    <w:rsid w:val="4A4C09FE"/>
    <w:rsid w:val="4A7B51F2"/>
    <w:rsid w:val="4B90AE66"/>
    <w:rsid w:val="4BCDC7DF"/>
    <w:rsid w:val="4D0DA52E"/>
    <w:rsid w:val="4D607040"/>
    <w:rsid w:val="4D72B65E"/>
    <w:rsid w:val="4F6C4CA1"/>
    <w:rsid w:val="5099DF21"/>
    <w:rsid w:val="52EAAB60"/>
    <w:rsid w:val="5528339E"/>
    <w:rsid w:val="56511089"/>
    <w:rsid w:val="56C916A2"/>
    <w:rsid w:val="57835C01"/>
    <w:rsid w:val="57D3B129"/>
    <w:rsid w:val="58DF324A"/>
    <w:rsid w:val="597D3F2E"/>
    <w:rsid w:val="59BE3939"/>
    <w:rsid w:val="5AA1D466"/>
    <w:rsid w:val="5ABAFCC3"/>
    <w:rsid w:val="5AF89939"/>
    <w:rsid w:val="5BBCA6DC"/>
    <w:rsid w:val="5BCB40ED"/>
    <w:rsid w:val="5C4C82B9"/>
    <w:rsid w:val="5CB73043"/>
    <w:rsid w:val="5CDACC67"/>
    <w:rsid w:val="5DC9BE0B"/>
    <w:rsid w:val="5EB10DE2"/>
    <w:rsid w:val="5F894FE8"/>
    <w:rsid w:val="5F8F8681"/>
    <w:rsid w:val="6025407D"/>
    <w:rsid w:val="60F70EE5"/>
    <w:rsid w:val="6359F39D"/>
    <w:rsid w:val="6512F298"/>
    <w:rsid w:val="65359A61"/>
    <w:rsid w:val="65A8963F"/>
    <w:rsid w:val="6718B607"/>
    <w:rsid w:val="67398081"/>
    <w:rsid w:val="67D2FD5F"/>
    <w:rsid w:val="681B888C"/>
    <w:rsid w:val="699E5BFF"/>
    <w:rsid w:val="69B7185D"/>
    <w:rsid w:val="6AC8E042"/>
    <w:rsid w:val="6B081526"/>
    <w:rsid w:val="6B2FAD5C"/>
    <w:rsid w:val="6B783BE9"/>
    <w:rsid w:val="6CA2137E"/>
    <w:rsid w:val="70D17750"/>
    <w:rsid w:val="70E114D0"/>
    <w:rsid w:val="71B8E58A"/>
    <w:rsid w:val="73741DA4"/>
    <w:rsid w:val="73AC829D"/>
    <w:rsid w:val="745A0A57"/>
    <w:rsid w:val="74B647F5"/>
    <w:rsid w:val="74C557CE"/>
    <w:rsid w:val="7524018E"/>
    <w:rsid w:val="7837A84A"/>
    <w:rsid w:val="7858D151"/>
    <w:rsid w:val="790C9E74"/>
    <w:rsid w:val="7B46CA79"/>
    <w:rsid w:val="7B5EBDAC"/>
    <w:rsid w:val="7C8B6C94"/>
    <w:rsid w:val="7C8C4281"/>
    <w:rsid w:val="7CACF26C"/>
    <w:rsid w:val="7D24AE72"/>
    <w:rsid w:val="7D5364E3"/>
    <w:rsid w:val="7D584D4D"/>
    <w:rsid w:val="7E4B921F"/>
    <w:rsid w:val="7EA7B35B"/>
    <w:rsid w:val="7F44ED09"/>
    <w:rsid w:val="7FED42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52DFDDB6"/>
  <w15:docId w15:val="{AAD0DF9C-5C84-4E76-BAAB-C6A342DCB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lsdException w:name="List 5" w:semiHidden="1"/>
    <w:lsdException w:name="List Bullet 2" w:semiHidden="1" w:unhideWhenUsed="1" w:qFormat="1"/>
    <w:lsdException w:name="List Bullet 3" w:semiHidden="1" w:unhideWhenUsed="1" w:qFormat="1"/>
    <w:lsdException w:name="List Bullet 4" w:unhideWhenUsed="1" w:qFormat="1"/>
    <w:lsdException w:name="List Bullet 5" w:unhideWhenUsed="1" w:qFormat="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AFD"/>
    <w:pPr>
      <w:spacing w:before="120" w:after="240"/>
    </w:pPr>
    <w:rPr>
      <w:rFonts w:ascii="Arial" w:hAnsi="Arial"/>
      <w:sz w:val="22"/>
      <w:lang w:val="en-GB" w:eastAsia="en-US"/>
    </w:rPr>
  </w:style>
  <w:style w:type="paragraph" w:styleId="Heading1">
    <w:name w:val="heading 1"/>
    <w:basedOn w:val="Normal"/>
    <w:next w:val="BodyTextNormal"/>
    <w:link w:val="Heading1Char"/>
    <w:qFormat/>
    <w:rsid w:val="00F21B3A"/>
    <w:pPr>
      <w:keepNext/>
      <w:numPr>
        <w:numId w:val="2"/>
      </w:numPr>
      <w:spacing w:before="240" w:after="120"/>
      <w:outlineLvl w:val="0"/>
    </w:pPr>
    <w:rPr>
      <w:rFonts w:ascii="Arial Bold" w:eastAsia="Times New Roman" w:hAnsi="Arial Bold" w:cs="Arial"/>
      <w:b/>
      <w:bCs/>
      <w:color w:val="1F144A" w:themeColor="text1"/>
      <w:kern w:val="32"/>
      <w:sz w:val="32"/>
      <w:szCs w:val="32"/>
    </w:rPr>
  </w:style>
  <w:style w:type="paragraph" w:styleId="Heading2">
    <w:name w:val="heading 2"/>
    <w:basedOn w:val="Normal"/>
    <w:next w:val="BodyTextNormal"/>
    <w:link w:val="Heading2Char"/>
    <w:qFormat/>
    <w:rsid w:val="00F21B3A"/>
    <w:pPr>
      <w:keepNext/>
      <w:numPr>
        <w:ilvl w:val="1"/>
        <w:numId w:val="2"/>
      </w:numPr>
      <w:spacing w:before="240" w:after="120"/>
      <w:outlineLvl w:val="1"/>
    </w:pPr>
    <w:rPr>
      <w:rFonts w:ascii="Arial Bold" w:eastAsia="Times New Roman" w:hAnsi="Arial Bold" w:cs="Arial"/>
      <w:b/>
      <w:bCs/>
      <w:iCs/>
      <w:color w:val="1F144A" w:themeColor="text1"/>
      <w:sz w:val="28"/>
      <w:szCs w:val="28"/>
    </w:rPr>
  </w:style>
  <w:style w:type="paragraph" w:styleId="Heading3">
    <w:name w:val="heading 3"/>
    <w:basedOn w:val="Normal"/>
    <w:next w:val="BodyTextNormal"/>
    <w:link w:val="Heading3Char"/>
    <w:qFormat/>
    <w:rsid w:val="00F21B3A"/>
    <w:pPr>
      <w:keepNext/>
      <w:numPr>
        <w:ilvl w:val="2"/>
        <w:numId w:val="2"/>
      </w:numPr>
      <w:spacing w:before="240" w:after="120"/>
      <w:outlineLvl w:val="2"/>
    </w:pPr>
    <w:rPr>
      <w:rFonts w:ascii="Arial Bold" w:eastAsia="Times New Roman" w:hAnsi="Arial Bold" w:cs="Arial"/>
      <w:b/>
      <w:bCs/>
      <w:color w:val="1F144A" w:themeColor="text1"/>
      <w:sz w:val="24"/>
      <w:szCs w:val="26"/>
    </w:rPr>
  </w:style>
  <w:style w:type="paragraph" w:styleId="Heading4">
    <w:name w:val="heading 4"/>
    <w:basedOn w:val="Normal"/>
    <w:next w:val="BodyTextNormal"/>
    <w:link w:val="Heading4Char"/>
    <w:qFormat/>
    <w:rsid w:val="00F21B3A"/>
    <w:pPr>
      <w:keepNext/>
      <w:spacing w:before="240" w:after="120"/>
      <w:ind w:left="851"/>
      <w:outlineLvl w:val="3"/>
    </w:pPr>
    <w:rPr>
      <w:rFonts w:ascii="Arial Bold" w:eastAsia="Times New Roman" w:hAnsi="Arial Bold"/>
      <w:b/>
      <w:bCs/>
      <w:color w:val="1F144A" w:themeColor="text1"/>
      <w:sz w:val="24"/>
      <w:szCs w:val="22"/>
    </w:rPr>
  </w:style>
  <w:style w:type="paragraph" w:styleId="Heading5">
    <w:name w:val="heading 5"/>
    <w:basedOn w:val="Heading4"/>
    <w:next w:val="BodyTextNormal"/>
    <w:link w:val="Heading5Char"/>
    <w:qFormat/>
    <w:rsid w:val="00FC7897"/>
    <w:pPr>
      <w:outlineLvl w:val="4"/>
    </w:pPr>
    <w:rPr>
      <w:rFonts w:asciiTheme="majorHAnsi" w:hAnsiTheme="majorHAnsi"/>
      <w:b w:val="0"/>
      <w:bCs w:val="0"/>
      <w:iCs/>
      <w:sz w:val="22"/>
    </w:rPr>
  </w:style>
  <w:style w:type="paragraph" w:styleId="Heading6">
    <w:name w:val="heading 6"/>
    <w:basedOn w:val="Normal"/>
    <w:next w:val="BodyTextNormal"/>
    <w:link w:val="Heading6Char"/>
    <w:qFormat/>
    <w:rsid w:val="00753E7E"/>
    <w:pPr>
      <w:spacing w:before="240" w:after="120"/>
      <w:outlineLvl w:val="5"/>
    </w:pPr>
    <w:rPr>
      <w:rFonts w:eastAsia="Times New Roman"/>
      <w:b/>
      <w:bCs/>
      <w:color w:val="29235C"/>
    </w:rPr>
  </w:style>
  <w:style w:type="paragraph" w:styleId="Heading7">
    <w:name w:val="heading 7"/>
    <w:basedOn w:val="Normal"/>
    <w:next w:val="Normal"/>
    <w:link w:val="Heading7Char"/>
    <w:semiHidden/>
    <w:qFormat/>
    <w:rsid w:val="00590539"/>
    <w:pPr>
      <w:spacing w:before="240" w:after="60"/>
      <w:outlineLvl w:val="6"/>
    </w:pPr>
    <w:rPr>
      <w:rFonts w:ascii="Arial Bold" w:eastAsia="Times New Roman" w:hAnsi="Arial Bold"/>
      <w:b/>
      <w:szCs w:val="22"/>
    </w:rPr>
  </w:style>
  <w:style w:type="paragraph" w:styleId="Heading8">
    <w:name w:val="heading 8"/>
    <w:basedOn w:val="Normal"/>
    <w:next w:val="Normal"/>
    <w:link w:val="Heading8Char"/>
    <w:semiHidden/>
    <w:rsid w:val="00EE5A03"/>
    <w:pPr>
      <w:spacing w:after="60"/>
      <w:outlineLvl w:val="7"/>
    </w:pPr>
    <w:rPr>
      <w:rFonts w:eastAsia="Times New Roman"/>
      <w:i/>
      <w:iCs/>
    </w:rPr>
  </w:style>
  <w:style w:type="paragraph" w:styleId="Heading9">
    <w:name w:val="heading 9"/>
    <w:basedOn w:val="Normal"/>
    <w:next w:val="Normal"/>
    <w:link w:val="Heading9Char"/>
    <w:semiHidden/>
    <w:qFormat/>
    <w:rsid w:val="00DD3100"/>
    <w:pPr>
      <w:numPr>
        <w:ilvl w:val="8"/>
        <w:numId w:val="1"/>
      </w:numPr>
      <w:tabs>
        <w:tab w:val="clear" w:pos="5760"/>
        <w:tab w:val="num" w:pos="1584"/>
      </w:tabs>
      <w:spacing w:before="240" w:after="60"/>
      <w:ind w:left="1584" w:hanging="1584"/>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1B3A"/>
    <w:rPr>
      <w:rFonts w:ascii="Arial Bold" w:eastAsia="Times New Roman" w:hAnsi="Arial Bold" w:cs="Arial"/>
      <w:b/>
      <w:bCs/>
      <w:color w:val="1F144A" w:themeColor="text1"/>
      <w:kern w:val="32"/>
      <w:sz w:val="32"/>
      <w:szCs w:val="32"/>
      <w:lang w:val="en-GB" w:eastAsia="en-US"/>
    </w:rPr>
  </w:style>
  <w:style w:type="character" w:customStyle="1" w:styleId="Heading2Char">
    <w:name w:val="Heading 2 Char"/>
    <w:basedOn w:val="DefaultParagraphFont"/>
    <w:link w:val="Heading2"/>
    <w:rsid w:val="00F21B3A"/>
    <w:rPr>
      <w:rFonts w:ascii="Arial Bold" w:eastAsia="Times New Roman" w:hAnsi="Arial Bold" w:cs="Arial"/>
      <w:b/>
      <w:bCs/>
      <w:iCs/>
      <w:color w:val="1F144A" w:themeColor="text1"/>
      <w:sz w:val="28"/>
      <w:szCs w:val="28"/>
      <w:lang w:val="en-GB" w:eastAsia="en-US"/>
    </w:rPr>
  </w:style>
  <w:style w:type="character" w:customStyle="1" w:styleId="Heading3Char">
    <w:name w:val="Heading 3 Char"/>
    <w:basedOn w:val="DefaultParagraphFont"/>
    <w:link w:val="Heading3"/>
    <w:rsid w:val="00F21B3A"/>
    <w:rPr>
      <w:rFonts w:ascii="Arial Bold" w:eastAsia="Times New Roman" w:hAnsi="Arial Bold" w:cs="Arial"/>
      <w:b/>
      <w:bCs/>
      <w:color w:val="1F144A" w:themeColor="text1"/>
      <w:szCs w:val="26"/>
      <w:lang w:val="en-GB" w:eastAsia="en-US"/>
    </w:rPr>
  </w:style>
  <w:style w:type="character" w:customStyle="1" w:styleId="Heading4Char">
    <w:name w:val="Heading 4 Char"/>
    <w:basedOn w:val="DefaultParagraphFont"/>
    <w:link w:val="Heading4"/>
    <w:rsid w:val="00F21B3A"/>
    <w:rPr>
      <w:rFonts w:ascii="Arial Bold" w:eastAsia="Times New Roman" w:hAnsi="Arial Bold"/>
      <w:b/>
      <w:bCs/>
      <w:color w:val="1F144A" w:themeColor="text1"/>
      <w:szCs w:val="22"/>
      <w:lang w:val="en-GB" w:eastAsia="en-US"/>
    </w:rPr>
  </w:style>
  <w:style w:type="character" w:customStyle="1" w:styleId="Heading5Char">
    <w:name w:val="Heading 5 Char"/>
    <w:basedOn w:val="DefaultParagraphFont"/>
    <w:link w:val="Heading5"/>
    <w:rsid w:val="00FC7897"/>
    <w:rPr>
      <w:rFonts w:asciiTheme="majorHAnsi" w:eastAsia="Times New Roman" w:hAnsiTheme="majorHAnsi"/>
      <w:iCs/>
      <w:color w:val="1F144A" w:themeColor="text1"/>
      <w:sz w:val="22"/>
      <w:szCs w:val="22"/>
      <w:lang w:val="en-GB" w:eastAsia="en-US"/>
    </w:rPr>
  </w:style>
  <w:style w:type="character" w:customStyle="1" w:styleId="Heading6Char">
    <w:name w:val="Heading 6 Char"/>
    <w:basedOn w:val="DefaultParagraphFont"/>
    <w:link w:val="Heading6"/>
    <w:rsid w:val="00753E7E"/>
    <w:rPr>
      <w:rFonts w:ascii="Arial" w:eastAsia="Times New Roman" w:hAnsi="Arial"/>
      <w:b/>
      <w:bCs/>
      <w:color w:val="29235C"/>
      <w:sz w:val="22"/>
      <w:lang w:val="en-GB" w:eastAsia="en-US"/>
    </w:rPr>
  </w:style>
  <w:style w:type="character" w:customStyle="1" w:styleId="Heading7Char">
    <w:name w:val="Heading 7 Char"/>
    <w:basedOn w:val="DefaultParagraphFont"/>
    <w:link w:val="Heading7"/>
    <w:semiHidden/>
    <w:rsid w:val="004B2131"/>
    <w:rPr>
      <w:rFonts w:ascii="Arial Bold" w:eastAsia="Times New Roman" w:hAnsi="Arial Bold"/>
      <w:b/>
      <w:sz w:val="22"/>
      <w:szCs w:val="22"/>
      <w:lang w:val="en-GB" w:eastAsia="en-US"/>
    </w:rPr>
  </w:style>
  <w:style w:type="character" w:customStyle="1" w:styleId="Heading8Char">
    <w:name w:val="Heading 8 Char"/>
    <w:basedOn w:val="DefaultParagraphFont"/>
    <w:link w:val="Heading8"/>
    <w:semiHidden/>
    <w:rsid w:val="004B2131"/>
    <w:rPr>
      <w:rFonts w:ascii="Arial" w:eastAsia="Times New Roman" w:hAnsi="Arial"/>
      <w:i/>
      <w:iCs/>
      <w:sz w:val="22"/>
      <w:lang w:val="en-GB" w:eastAsia="en-US"/>
    </w:rPr>
  </w:style>
  <w:style w:type="character" w:customStyle="1" w:styleId="Heading9Char">
    <w:name w:val="Heading 9 Char"/>
    <w:basedOn w:val="DefaultParagraphFont"/>
    <w:link w:val="Heading9"/>
    <w:semiHidden/>
    <w:rsid w:val="004B2131"/>
    <w:rPr>
      <w:rFonts w:ascii="Arial" w:eastAsia="Times New Roman" w:hAnsi="Arial" w:cs="Arial"/>
      <w:sz w:val="22"/>
      <w:szCs w:val="22"/>
      <w:lang w:val="en-GB" w:eastAsia="en-US"/>
    </w:rPr>
  </w:style>
  <w:style w:type="paragraph" w:styleId="BalloonText">
    <w:name w:val="Balloon Text"/>
    <w:basedOn w:val="Normal"/>
    <w:link w:val="BalloonTextChar"/>
    <w:uiPriority w:val="99"/>
    <w:semiHidden/>
    <w:rsid w:val="002A05BD"/>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3B5A"/>
    <w:rPr>
      <w:rFonts w:ascii="Lucida Grande" w:hAnsi="Lucida Grande" w:cs="Lucida Grande"/>
      <w:sz w:val="18"/>
      <w:szCs w:val="18"/>
      <w:lang w:val="en-GB" w:eastAsia="en-US"/>
    </w:rPr>
  </w:style>
  <w:style w:type="paragraph" w:customStyle="1" w:styleId="CoverPageSubtext">
    <w:name w:val="Cover Page – Subtext"/>
    <w:basedOn w:val="Normal"/>
    <w:next w:val="BodyTextNormal"/>
    <w:link w:val="CoverPageSubtextChar"/>
    <w:qFormat/>
    <w:locked/>
    <w:rsid w:val="008F49D9"/>
    <w:pPr>
      <w:tabs>
        <w:tab w:val="center" w:pos="4320"/>
        <w:tab w:val="right" w:pos="8640"/>
      </w:tabs>
      <w:spacing w:after="120"/>
    </w:pPr>
    <w:rPr>
      <w:rFonts w:eastAsia="Times New Roman"/>
      <w:b/>
      <w:color w:val="5C2071" w:themeColor="accent1"/>
      <w:sz w:val="24"/>
    </w:rPr>
  </w:style>
  <w:style w:type="character" w:customStyle="1" w:styleId="CoverPageSubtextChar">
    <w:name w:val="Cover Page – Subtext Char"/>
    <w:basedOn w:val="DefaultParagraphFont"/>
    <w:link w:val="CoverPageSubtext"/>
    <w:rsid w:val="00525C10"/>
    <w:rPr>
      <w:rFonts w:ascii="Arial" w:eastAsia="Times New Roman" w:hAnsi="Arial"/>
      <w:b/>
      <w:color w:val="5C2071" w:themeColor="accent1"/>
      <w:lang w:val="en-GB" w:eastAsia="en-US"/>
    </w:rPr>
  </w:style>
  <w:style w:type="paragraph" w:styleId="TOC3">
    <w:name w:val="toc 3"/>
    <w:basedOn w:val="Normal"/>
    <w:next w:val="Normal"/>
    <w:autoRedefine/>
    <w:uiPriority w:val="39"/>
    <w:rsid w:val="00EA4813"/>
    <w:pPr>
      <w:tabs>
        <w:tab w:val="left" w:pos="1701"/>
        <w:tab w:val="right" w:leader="dot" w:pos="9356"/>
      </w:tabs>
      <w:spacing w:after="120"/>
      <w:ind w:left="1134"/>
    </w:pPr>
    <w:rPr>
      <w:rFonts w:asciiTheme="minorHAnsi" w:hAnsiTheme="minorHAnsi" w:cstheme="minorHAnsi"/>
      <w:bCs/>
      <w:color w:val="1F144A" w:themeColor="text1"/>
    </w:rPr>
  </w:style>
  <w:style w:type="paragraph" w:customStyle="1" w:styleId="ListTick">
    <w:name w:val="List Tick"/>
    <w:basedOn w:val="BodyTextNormal"/>
    <w:qFormat/>
    <w:rsid w:val="00443F93"/>
    <w:pPr>
      <w:numPr>
        <w:numId w:val="3"/>
      </w:numPr>
      <w:tabs>
        <w:tab w:val="clear" w:pos="851"/>
        <w:tab w:val="num" w:pos="567"/>
      </w:tabs>
      <w:ind w:left="1248"/>
    </w:pPr>
    <w:rPr>
      <w:rFonts w:eastAsia="Times New Roman"/>
      <w:szCs w:val="22"/>
    </w:rPr>
  </w:style>
  <w:style w:type="paragraph" w:styleId="ListBullet">
    <w:name w:val="List Bullet"/>
    <w:basedOn w:val="BodyTextNormal"/>
    <w:uiPriority w:val="99"/>
    <w:qFormat/>
    <w:rsid w:val="00443F93"/>
    <w:pPr>
      <w:numPr>
        <w:numId w:val="10"/>
      </w:numPr>
    </w:pPr>
  </w:style>
  <w:style w:type="paragraph" w:customStyle="1" w:styleId="ListCross">
    <w:name w:val="List Cross"/>
    <w:basedOn w:val="ListBullet"/>
    <w:qFormat/>
    <w:rsid w:val="00443F93"/>
    <w:pPr>
      <w:numPr>
        <w:numId w:val="4"/>
      </w:numPr>
      <w:ind w:left="1248"/>
    </w:pPr>
  </w:style>
  <w:style w:type="paragraph" w:customStyle="1" w:styleId="TableHeadings">
    <w:name w:val="Table Headings"/>
    <w:basedOn w:val="Normal"/>
    <w:qFormat/>
    <w:rsid w:val="004B2131"/>
    <w:pPr>
      <w:spacing w:after="120"/>
    </w:pPr>
    <w:rPr>
      <w:rFonts w:eastAsia="Times New Roman"/>
      <w:bCs/>
      <w:color w:val="FFFFFF" w:themeColor="background1"/>
    </w:rPr>
  </w:style>
  <w:style w:type="paragraph" w:customStyle="1" w:styleId="TableText-Left">
    <w:name w:val="Table Text - Left"/>
    <w:basedOn w:val="Normal"/>
    <w:link w:val="TableText-LeftChar"/>
    <w:qFormat/>
    <w:rsid w:val="00443F93"/>
    <w:pPr>
      <w:spacing w:before="60" w:after="60"/>
    </w:pPr>
    <w:rPr>
      <w:rFonts w:eastAsia="Times New Roman"/>
    </w:rPr>
  </w:style>
  <w:style w:type="character" w:customStyle="1" w:styleId="TableText-LeftChar">
    <w:name w:val="Table Text - Left Char"/>
    <w:basedOn w:val="DefaultParagraphFont"/>
    <w:link w:val="TableText-Left"/>
    <w:rsid w:val="00443F93"/>
    <w:rPr>
      <w:rFonts w:ascii="Arial" w:eastAsia="Times New Roman" w:hAnsi="Arial"/>
      <w:sz w:val="22"/>
      <w:lang w:val="en-GB" w:eastAsia="en-US"/>
    </w:rPr>
  </w:style>
  <w:style w:type="paragraph" w:customStyle="1" w:styleId="TableText-Centre">
    <w:name w:val="Table Text - Centre"/>
    <w:basedOn w:val="TableText-Left"/>
    <w:link w:val="TableText-CentreChar"/>
    <w:qFormat/>
    <w:rsid w:val="004C58F6"/>
    <w:pPr>
      <w:jc w:val="center"/>
    </w:pPr>
  </w:style>
  <w:style w:type="character" w:customStyle="1" w:styleId="TableText-CentreChar">
    <w:name w:val="Table Text - Centre Char"/>
    <w:basedOn w:val="TableText-LeftChar"/>
    <w:link w:val="TableText-Centre"/>
    <w:rsid w:val="00525C10"/>
    <w:rPr>
      <w:rFonts w:ascii="Arial" w:eastAsia="Times New Roman" w:hAnsi="Arial"/>
      <w:sz w:val="22"/>
      <w:lang w:val="en-GB" w:eastAsia="en-US"/>
    </w:rPr>
  </w:style>
  <w:style w:type="paragraph" w:customStyle="1" w:styleId="TableText-Right">
    <w:name w:val="Table Text - Right"/>
    <w:basedOn w:val="TableText-Centre"/>
    <w:link w:val="TableText-RightChar"/>
    <w:qFormat/>
    <w:rsid w:val="004C58F6"/>
    <w:pPr>
      <w:jc w:val="right"/>
    </w:pPr>
  </w:style>
  <w:style w:type="character" w:customStyle="1" w:styleId="TableText-RightChar">
    <w:name w:val="Table Text - Right Char"/>
    <w:basedOn w:val="TableText-CentreChar"/>
    <w:link w:val="TableText-Right"/>
    <w:rsid w:val="00525C10"/>
    <w:rPr>
      <w:rFonts w:ascii="Arial" w:eastAsia="Times New Roman" w:hAnsi="Arial"/>
      <w:sz w:val="22"/>
      <w:lang w:val="en-GB" w:eastAsia="en-US"/>
    </w:rPr>
  </w:style>
  <w:style w:type="paragraph" w:styleId="Caption">
    <w:name w:val="caption"/>
    <w:basedOn w:val="Normal"/>
    <w:next w:val="BodyTextNormal"/>
    <w:autoRedefine/>
    <w:qFormat/>
    <w:rsid w:val="00705202"/>
    <w:pPr>
      <w:jc w:val="center"/>
    </w:pPr>
    <w:rPr>
      <w:rFonts w:eastAsia="Times New Roman"/>
      <w:b/>
      <w:bCs/>
      <w:color w:val="5C2071" w:themeColor="accent1"/>
      <w:sz w:val="18"/>
      <w:szCs w:val="20"/>
    </w:rPr>
  </w:style>
  <w:style w:type="character" w:styleId="PageNumber">
    <w:name w:val="page number"/>
    <w:basedOn w:val="DefaultParagraphFont"/>
    <w:uiPriority w:val="99"/>
    <w:semiHidden/>
    <w:rsid w:val="00FF4EC2"/>
  </w:style>
  <w:style w:type="paragraph" w:styleId="TOC1">
    <w:name w:val="toc 1"/>
    <w:basedOn w:val="Heading2"/>
    <w:next w:val="Normal"/>
    <w:autoRedefine/>
    <w:uiPriority w:val="39"/>
    <w:rsid w:val="00EA4813"/>
    <w:pPr>
      <w:keepNext w:val="0"/>
      <w:numPr>
        <w:ilvl w:val="0"/>
        <w:numId w:val="0"/>
      </w:numPr>
      <w:tabs>
        <w:tab w:val="left" w:pos="567"/>
        <w:tab w:val="decimal" w:pos="1610"/>
        <w:tab w:val="right" w:leader="dot" w:pos="9356"/>
      </w:tabs>
      <w:spacing w:before="120"/>
      <w:outlineLvl w:val="9"/>
    </w:pPr>
    <w:rPr>
      <w:rFonts w:asciiTheme="minorHAnsi" w:eastAsiaTheme="minorEastAsia" w:hAnsiTheme="minorHAnsi" w:cstheme="minorHAnsi"/>
      <w:bCs w:val="0"/>
      <w:iCs w:val="0"/>
      <w:noProof/>
      <w:sz w:val="24"/>
      <w:szCs w:val="24"/>
    </w:rPr>
  </w:style>
  <w:style w:type="paragraph" w:styleId="TOC2">
    <w:name w:val="toc 2"/>
    <w:basedOn w:val="Heading3"/>
    <w:next w:val="Normal"/>
    <w:autoRedefine/>
    <w:uiPriority w:val="39"/>
    <w:rsid w:val="00EA4813"/>
    <w:pPr>
      <w:keepNext w:val="0"/>
      <w:numPr>
        <w:ilvl w:val="0"/>
        <w:numId w:val="0"/>
      </w:numPr>
      <w:tabs>
        <w:tab w:val="left" w:pos="1134"/>
        <w:tab w:val="right" w:leader="dot" w:pos="9356"/>
      </w:tabs>
      <w:spacing w:before="120"/>
      <w:ind w:left="567"/>
      <w:outlineLvl w:val="9"/>
    </w:pPr>
    <w:rPr>
      <w:rFonts w:asciiTheme="minorHAnsi" w:eastAsiaTheme="minorEastAsia" w:hAnsiTheme="minorHAnsi" w:cstheme="minorHAnsi"/>
      <w:b w:val="0"/>
      <w:bCs w:val="0"/>
      <w:noProof/>
      <w:sz w:val="22"/>
      <w:szCs w:val="22"/>
    </w:rPr>
  </w:style>
  <w:style w:type="paragraph" w:customStyle="1" w:styleId="CoverPageTitle">
    <w:name w:val="Cover Page – Title"/>
    <w:basedOn w:val="Normal"/>
    <w:next w:val="CoverPageSubtitle"/>
    <w:qFormat/>
    <w:rsid w:val="00443F93"/>
    <w:pPr>
      <w:spacing w:before="240" w:after="120"/>
    </w:pPr>
    <w:rPr>
      <w:b/>
      <w:color w:val="1F144A" w:themeColor="text1"/>
      <w:sz w:val="56"/>
    </w:rPr>
  </w:style>
  <w:style w:type="table" w:styleId="MediumGrid3-Accent4">
    <w:name w:val="Medium Grid 3 Accent 4"/>
    <w:basedOn w:val="TableNormal"/>
    <w:uiPriority w:val="69"/>
    <w:rsid w:val="00D16CCD"/>
    <w:rPr>
      <w:rFonts w:eastAsia="Times New Roman"/>
      <w:sz w:val="20"/>
      <w:szCs w:val="20"/>
      <w:lang w:val="en-GB" w:eastAsia="en-GB"/>
    </w:rPr>
    <w:tblPr>
      <w:tblStyleRowBandSize w:val="1"/>
      <w:tblStyleColBandSize w:val="1"/>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Pr>
    <w:tcPr>
      <w:shd w:val="clear" w:color="auto" w:fill="DFD8E8"/>
      <w:vAlign w:val="center"/>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6" w:space="0" w:color="FFFFFF"/>
          <w:left w:val="single" w:sz="6" w:space="0" w:color="FFFFFF"/>
          <w:bottom w:val="single" w:sz="6" w:space="0" w:color="FFFFFF"/>
          <w:right w:val="single" w:sz="6" w:space="0" w:color="FFFFFF"/>
          <w:insideH w:val="single" w:sz="6" w:space="0" w:color="FFFFFF"/>
          <w:insideV w:val="single" w:sz="6" w:space="0" w:color="FFFFFF"/>
          <w:tl2br w:val="nil"/>
          <w:tr2bl w:val="nil"/>
        </w:tcBorders>
        <w:shd w:val="clear" w:color="auto" w:fill="E5D4DF"/>
      </w:tcPr>
    </w:tblStylePr>
    <w:tblStylePr w:type="band2Horz">
      <w:tblPr/>
      <w:tcPr>
        <w:tcBorders>
          <w:top w:val="single" w:sz="6" w:space="0" w:color="FFFFFF"/>
          <w:left w:val="single" w:sz="6" w:space="0" w:color="FFFFFF"/>
          <w:bottom w:val="single" w:sz="6" w:space="0" w:color="FFFFFF"/>
          <w:right w:val="single" w:sz="6" w:space="0" w:color="FFFFFF"/>
          <w:insideH w:val="nil"/>
          <w:insideV w:val="single" w:sz="6" w:space="0" w:color="FFFFFF"/>
          <w:tl2br w:val="nil"/>
          <w:tr2bl w:val="nil"/>
        </w:tcBorders>
        <w:shd w:val="clear" w:color="auto" w:fill="D3BACF"/>
      </w:tcPr>
    </w:tblStylePr>
  </w:style>
  <w:style w:type="table" w:styleId="TableGrid">
    <w:name w:val="Table Grid"/>
    <w:basedOn w:val="TableNormal"/>
    <w:uiPriority w:val="59"/>
    <w:rsid w:val="00356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1498E"/>
    <w:rPr>
      <w:color w:val="808080"/>
    </w:rPr>
  </w:style>
  <w:style w:type="paragraph" w:styleId="TOCHeading">
    <w:name w:val="TOC Heading"/>
    <w:basedOn w:val="Heading1"/>
    <w:next w:val="Normal"/>
    <w:uiPriority w:val="39"/>
    <w:qFormat/>
    <w:rsid w:val="007D4BF4"/>
    <w:pPr>
      <w:keepLines/>
      <w:numPr>
        <w:numId w:val="0"/>
      </w:numPr>
      <w:spacing w:before="0" w:after="240"/>
      <w:outlineLvl w:val="9"/>
    </w:pPr>
    <w:rPr>
      <w:rFonts w:ascii="Arial" w:eastAsiaTheme="majorEastAsia" w:hAnsi="Arial" w:cstheme="majorBidi"/>
      <w:kern w:val="0"/>
    </w:rPr>
  </w:style>
  <w:style w:type="paragraph" w:customStyle="1" w:styleId="Footnote">
    <w:name w:val="Footnote"/>
    <w:basedOn w:val="FootnoteText"/>
    <w:rsid w:val="00A32F74"/>
    <w:pPr>
      <w:spacing w:before="120" w:after="240"/>
    </w:pPr>
    <w:rPr>
      <w:rFonts w:eastAsia="Times New Roman"/>
    </w:rPr>
  </w:style>
  <w:style w:type="paragraph" w:styleId="TOAHeading">
    <w:name w:val="toa heading"/>
    <w:basedOn w:val="Normal"/>
    <w:next w:val="Normal"/>
    <w:uiPriority w:val="99"/>
    <w:semiHidden/>
    <w:rsid w:val="00673396"/>
    <w:rPr>
      <w:rFonts w:asciiTheme="majorHAnsi" w:eastAsiaTheme="majorEastAsia" w:hAnsiTheme="majorHAnsi" w:cstheme="majorBidi"/>
      <w:b/>
      <w:bCs/>
      <w:sz w:val="24"/>
    </w:rPr>
  </w:style>
  <w:style w:type="paragraph" w:styleId="ListBullet2">
    <w:name w:val="List Bullet 2"/>
    <w:basedOn w:val="BodyTextNormal"/>
    <w:uiPriority w:val="99"/>
    <w:qFormat/>
    <w:rsid w:val="00443F93"/>
    <w:pPr>
      <w:numPr>
        <w:ilvl w:val="1"/>
        <w:numId w:val="10"/>
      </w:numPr>
      <w:ind w:left="1644" w:hanging="397"/>
    </w:pPr>
    <w:rPr>
      <w:szCs w:val="22"/>
    </w:rPr>
  </w:style>
  <w:style w:type="paragraph" w:styleId="ListBullet3">
    <w:name w:val="List Bullet 3"/>
    <w:basedOn w:val="BodyTextNormal"/>
    <w:uiPriority w:val="99"/>
    <w:qFormat/>
    <w:rsid w:val="00443F93"/>
    <w:pPr>
      <w:numPr>
        <w:ilvl w:val="2"/>
        <w:numId w:val="10"/>
      </w:numPr>
      <w:ind w:left="2041" w:hanging="397"/>
    </w:pPr>
  </w:style>
  <w:style w:type="character" w:styleId="Hyperlink">
    <w:name w:val="Hyperlink"/>
    <w:basedOn w:val="DefaultParagraphFont"/>
    <w:uiPriority w:val="99"/>
    <w:qFormat/>
    <w:rsid w:val="00B9617C"/>
    <w:rPr>
      <w:rFonts w:ascii="Arial" w:hAnsi="Arial"/>
      <w:color w:val="1F144A" w:themeColor="text1"/>
      <w:sz w:val="22"/>
      <w:u w:val="single"/>
    </w:rPr>
  </w:style>
  <w:style w:type="paragraph" w:styleId="List">
    <w:name w:val="List"/>
    <w:basedOn w:val="Normal"/>
    <w:uiPriority w:val="99"/>
    <w:semiHidden/>
    <w:rsid w:val="00DD3100"/>
    <w:pPr>
      <w:ind w:left="283" w:hanging="283"/>
      <w:contextualSpacing/>
    </w:pPr>
  </w:style>
  <w:style w:type="paragraph" w:customStyle="1" w:styleId="BOLD">
    <w:name w:val="BOLD"/>
    <w:basedOn w:val="Normal"/>
    <w:next w:val="Normal"/>
    <w:semiHidden/>
    <w:qFormat/>
    <w:rsid w:val="00711F1A"/>
    <w:rPr>
      <w:b/>
    </w:rPr>
  </w:style>
  <w:style w:type="paragraph" w:customStyle="1" w:styleId="italic">
    <w:name w:val="italic"/>
    <w:basedOn w:val="Normal"/>
    <w:next w:val="Normal"/>
    <w:semiHidden/>
    <w:qFormat/>
    <w:rsid w:val="00711F1A"/>
    <w:rPr>
      <w:i/>
    </w:rPr>
  </w:style>
  <w:style w:type="paragraph" w:customStyle="1" w:styleId="Tableannotation">
    <w:name w:val="Table annotation"/>
    <w:basedOn w:val="Caption"/>
    <w:next w:val="BodyTextNormal"/>
    <w:qFormat/>
    <w:rsid w:val="00443F93"/>
    <w:pPr>
      <w:numPr>
        <w:numId w:val="14"/>
      </w:numPr>
      <w:ind w:left="714" w:hanging="357"/>
    </w:pPr>
  </w:style>
  <w:style w:type="paragraph" w:customStyle="1" w:styleId="Figureannotation">
    <w:name w:val="Figure annotation"/>
    <w:basedOn w:val="Caption"/>
    <w:qFormat/>
    <w:rsid w:val="00443F93"/>
    <w:pPr>
      <w:keepNext/>
      <w:numPr>
        <w:numId w:val="13"/>
      </w:numPr>
      <w:ind w:left="714" w:hanging="357"/>
    </w:pPr>
  </w:style>
  <w:style w:type="paragraph" w:styleId="FootnoteText">
    <w:name w:val="footnote text"/>
    <w:basedOn w:val="Normal"/>
    <w:next w:val="Normal"/>
    <w:link w:val="FootnoteTextChar"/>
    <w:uiPriority w:val="99"/>
    <w:semiHidden/>
    <w:rsid w:val="00BA081A"/>
    <w:pPr>
      <w:spacing w:before="240" w:after="120"/>
      <w:contextualSpacing/>
    </w:pPr>
    <w:rPr>
      <w:sz w:val="16"/>
      <w:szCs w:val="20"/>
    </w:rPr>
  </w:style>
  <w:style w:type="character" w:customStyle="1" w:styleId="FootnoteTextChar">
    <w:name w:val="Footnote Text Char"/>
    <w:basedOn w:val="DefaultParagraphFont"/>
    <w:link w:val="FootnoteText"/>
    <w:uiPriority w:val="99"/>
    <w:semiHidden/>
    <w:rsid w:val="00673B5A"/>
    <w:rPr>
      <w:rFonts w:ascii="Arial" w:hAnsi="Arial"/>
      <w:sz w:val="16"/>
      <w:szCs w:val="20"/>
      <w:lang w:val="en-GB" w:eastAsia="en-US"/>
    </w:rPr>
  </w:style>
  <w:style w:type="paragraph" w:customStyle="1" w:styleId="FooterDocumentTitle">
    <w:name w:val="Footer Document Title"/>
    <w:basedOn w:val="Normal"/>
    <w:semiHidden/>
    <w:qFormat/>
    <w:rsid w:val="007D42F0"/>
    <w:pPr>
      <w:spacing w:after="120"/>
      <w:ind w:left="-368" w:right="357" w:hanging="709"/>
    </w:pPr>
    <w:rPr>
      <w:sz w:val="16"/>
      <w:szCs w:val="16"/>
    </w:rPr>
  </w:style>
  <w:style w:type="paragraph" w:customStyle="1" w:styleId="DocumentControlHeading">
    <w:name w:val="Document Control Heading"/>
    <w:basedOn w:val="Normal"/>
    <w:next w:val="Heading6"/>
    <w:qFormat/>
    <w:rsid w:val="00443F93"/>
    <w:pPr>
      <w:spacing w:before="240" w:after="120"/>
    </w:pPr>
    <w:rPr>
      <w:rFonts w:ascii="Arial Bold" w:hAnsi="Arial Bold"/>
      <w:b/>
      <w:color w:val="1F144A" w:themeColor="text1"/>
      <w:sz w:val="36"/>
    </w:rPr>
  </w:style>
  <w:style w:type="paragraph" w:customStyle="1" w:styleId="DocumentControlSubtitle">
    <w:name w:val="Document Control Subtitle"/>
    <w:basedOn w:val="Normal"/>
    <w:next w:val="Heading6"/>
    <w:rsid w:val="00673396"/>
    <w:pPr>
      <w:spacing w:before="240" w:after="120"/>
    </w:pPr>
    <w:rPr>
      <w:b/>
      <w:color w:val="1F144A" w:themeColor="text1"/>
    </w:rPr>
  </w:style>
  <w:style w:type="paragraph" w:styleId="ListNumber">
    <w:name w:val="List Number"/>
    <w:basedOn w:val="BodyTextNormal"/>
    <w:uiPriority w:val="99"/>
    <w:qFormat/>
    <w:rsid w:val="00884591"/>
    <w:pPr>
      <w:numPr>
        <w:numId w:val="15"/>
      </w:numPr>
    </w:pPr>
  </w:style>
  <w:style w:type="paragraph" w:styleId="ListNumber2">
    <w:name w:val="List Number 2"/>
    <w:basedOn w:val="ListBullet2"/>
    <w:uiPriority w:val="99"/>
    <w:qFormat/>
    <w:rsid w:val="00A50084"/>
    <w:pPr>
      <w:numPr>
        <w:numId w:val="7"/>
      </w:numPr>
      <w:ind w:left="2269" w:hanging="851"/>
    </w:pPr>
  </w:style>
  <w:style w:type="paragraph" w:styleId="ListNumber3">
    <w:name w:val="List Number 3"/>
    <w:basedOn w:val="BodyTextNormal"/>
    <w:uiPriority w:val="99"/>
    <w:qFormat/>
    <w:rsid w:val="00443F93"/>
    <w:pPr>
      <w:numPr>
        <w:ilvl w:val="2"/>
        <w:numId w:val="7"/>
      </w:numPr>
      <w:ind w:left="3119"/>
    </w:pPr>
  </w:style>
  <w:style w:type="paragraph" w:customStyle="1" w:styleId="ListLettering">
    <w:name w:val="List Lettering"/>
    <w:basedOn w:val="BodyTextNormal"/>
    <w:qFormat/>
    <w:rsid w:val="00443F93"/>
    <w:pPr>
      <w:numPr>
        <w:numId w:val="6"/>
      </w:numPr>
      <w:ind w:left="1248" w:hanging="397"/>
    </w:pPr>
  </w:style>
  <w:style w:type="paragraph" w:customStyle="1" w:styleId="ParagraphNumbering">
    <w:name w:val="Paragraph Numbering"/>
    <w:basedOn w:val="Normal"/>
    <w:qFormat/>
    <w:rsid w:val="002010E0"/>
    <w:pPr>
      <w:numPr>
        <w:numId w:val="5"/>
      </w:numPr>
      <w:tabs>
        <w:tab w:val="left" w:pos="-1134"/>
      </w:tabs>
    </w:pPr>
  </w:style>
  <w:style w:type="character" w:customStyle="1" w:styleId="Highlight">
    <w:name w:val="Highlight"/>
    <w:basedOn w:val="DefaultParagraphFont"/>
    <w:uiPriority w:val="1"/>
    <w:qFormat/>
    <w:rsid w:val="00195A5F"/>
    <w:rPr>
      <w:rFonts w:asciiTheme="minorHAnsi" w:hAnsiTheme="minorHAnsi"/>
      <w:sz w:val="22"/>
      <w:bdr w:val="none" w:sz="0" w:space="0" w:color="auto"/>
      <w:shd w:val="solid" w:color="FFFF00" w:fill="auto"/>
    </w:rPr>
  </w:style>
  <w:style w:type="paragraph" w:styleId="Quote">
    <w:name w:val="Quote"/>
    <w:basedOn w:val="Normal"/>
    <w:next w:val="Normal"/>
    <w:link w:val="QuoteChar"/>
    <w:uiPriority w:val="29"/>
    <w:semiHidden/>
    <w:qFormat/>
    <w:rsid w:val="001106F5"/>
    <w:pPr>
      <w:shd w:val="thinDiagStripe" w:color="FFFFFF" w:themeColor="background1" w:themeTint="99" w:fill="auto"/>
    </w:pPr>
    <w:rPr>
      <w:i/>
      <w:iCs/>
      <w:color w:val="1F144A" w:themeColor="text1"/>
    </w:rPr>
  </w:style>
  <w:style w:type="character" w:customStyle="1" w:styleId="QuoteChar">
    <w:name w:val="Quote Char"/>
    <w:basedOn w:val="DefaultParagraphFont"/>
    <w:link w:val="Quote"/>
    <w:uiPriority w:val="29"/>
    <w:semiHidden/>
    <w:rsid w:val="00673B5A"/>
    <w:rPr>
      <w:rFonts w:ascii="Arial" w:hAnsi="Arial"/>
      <w:i/>
      <w:iCs/>
      <w:color w:val="1F144A" w:themeColor="text1"/>
      <w:sz w:val="22"/>
      <w:shd w:val="thinDiagStripe" w:color="FFFFFF" w:themeColor="background1" w:themeTint="99" w:fill="auto"/>
      <w:lang w:val="en-GB" w:eastAsia="en-US"/>
    </w:rPr>
  </w:style>
  <w:style w:type="paragraph" w:customStyle="1" w:styleId="CaseStudyQuoteTitle">
    <w:name w:val="Case Study / Quote Title"/>
    <w:basedOn w:val="Normal"/>
    <w:next w:val="CaseStudyText"/>
    <w:rsid w:val="00443F93"/>
    <w:pPr>
      <w:pBdr>
        <w:top w:val="single" w:sz="8" w:space="1" w:color="FFFFFF" w:themeColor="background1" w:themeTint="33"/>
        <w:left w:val="single" w:sz="8" w:space="4" w:color="FFFFFF" w:themeColor="background1" w:themeTint="33"/>
        <w:bottom w:val="single" w:sz="8" w:space="10" w:color="FFFFFF" w:themeColor="background1" w:themeTint="33"/>
        <w:right w:val="single" w:sz="8" w:space="4" w:color="FFFFFF" w:themeColor="background1" w:themeTint="33"/>
      </w:pBdr>
      <w:shd w:val="solid" w:color="D9D9D9" w:themeColor="background1" w:themeShade="D9" w:fill="FFFFFF" w:themeFill="background1" w:themeFillTint="33"/>
      <w:spacing w:before="240" w:after="120"/>
    </w:pPr>
    <w:rPr>
      <w:b/>
      <w:color w:val="1F144A" w:themeColor="text1"/>
      <w:sz w:val="24"/>
    </w:rPr>
  </w:style>
  <w:style w:type="paragraph" w:customStyle="1" w:styleId="CaseStudyText">
    <w:name w:val="Case Study Text"/>
    <w:basedOn w:val="Normal"/>
    <w:rsid w:val="00443F93"/>
    <w:pPr>
      <w:pBdr>
        <w:top w:val="single" w:sz="8" w:space="1" w:color="FFFFFF" w:themeColor="background1" w:themeTint="33"/>
        <w:left w:val="single" w:sz="8" w:space="4" w:color="FFFFFF" w:themeColor="background1" w:themeTint="33"/>
        <w:bottom w:val="single" w:sz="8" w:space="10" w:color="FFFFFF" w:themeColor="background1" w:themeTint="33"/>
        <w:right w:val="single" w:sz="8" w:space="4" w:color="FFFFFF" w:themeColor="background1" w:themeTint="33"/>
      </w:pBdr>
      <w:shd w:val="solid" w:color="D9D9D9" w:themeColor="background1" w:themeShade="D9" w:fill="auto"/>
    </w:pPr>
  </w:style>
  <w:style w:type="paragraph" w:customStyle="1" w:styleId="CaseStudyQuoteBullets">
    <w:name w:val="Case Study / Quote Bullets"/>
    <w:basedOn w:val="CaseStudyText"/>
    <w:qFormat/>
    <w:rsid w:val="00443F93"/>
    <w:pPr>
      <w:numPr>
        <w:numId w:val="8"/>
      </w:numPr>
      <w:ind w:left="397" w:hanging="397"/>
    </w:pPr>
  </w:style>
  <w:style w:type="paragraph" w:customStyle="1" w:styleId="TableBullet1">
    <w:name w:val="Table Bullet 1"/>
    <w:basedOn w:val="TableText-Left"/>
    <w:qFormat/>
    <w:rsid w:val="00443F93"/>
    <w:pPr>
      <w:framePr w:hSpace="180" w:wrap="around" w:vAnchor="text" w:hAnchor="page" w:x="1789" w:y="827"/>
      <w:numPr>
        <w:numId w:val="9"/>
      </w:numPr>
    </w:pPr>
    <w:rPr>
      <w:szCs w:val="20"/>
    </w:rPr>
  </w:style>
  <w:style w:type="paragraph" w:customStyle="1" w:styleId="TableBullet2">
    <w:name w:val="Table Bullet 2"/>
    <w:basedOn w:val="Normal"/>
    <w:qFormat/>
    <w:rsid w:val="00282A5F"/>
    <w:pPr>
      <w:numPr>
        <w:ilvl w:val="1"/>
        <w:numId w:val="9"/>
      </w:numPr>
    </w:pPr>
    <w:rPr>
      <w:szCs w:val="20"/>
    </w:rPr>
  </w:style>
  <w:style w:type="table" w:styleId="MediumGrid3-Accent5">
    <w:name w:val="Medium Grid 3 Accent 5"/>
    <w:basedOn w:val="TableNormal"/>
    <w:uiPriority w:val="69"/>
    <w:rsid w:val="001F5F4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4D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525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525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525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525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9A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9AA" w:themeFill="accent5" w:themeFillTint="7F"/>
      </w:tcPr>
    </w:tblStylePr>
  </w:style>
  <w:style w:type="table" w:customStyle="1" w:styleId="WithoutHeader">
    <w:name w:val="Without Header"/>
    <w:basedOn w:val="MediumGrid3-Accent4"/>
    <w:uiPriority w:val="99"/>
    <w:rsid w:val="00803D6C"/>
    <w:tblPr/>
    <w:tcPr>
      <w:shd w:val="solid" w:color="E2DDF6" w:themeColor="text1" w:themeTint="1A" w:fill="DFD8E8"/>
    </w:tcPr>
    <w:tblStylePr w:type="firstRow">
      <w:rPr>
        <w:rFonts w:ascii="Lucida Grande" w:hAnsi="Lucida Grande"/>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solid" w:color="E2DDF6" w:themeColor="text1" w:themeTint="1A" w:fill="auto"/>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6" w:space="0" w:color="FFFFFF"/>
          <w:left w:val="single" w:sz="6" w:space="0" w:color="FFFFFF"/>
          <w:bottom w:val="single" w:sz="6" w:space="0" w:color="FFFFFF"/>
          <w:right w:val="single" w:sz="6" w:space="0" w:color="FFFFFF"/>
          <w:insideH w:val="single" w:sz="6" w:space="0" w:color="FFFFFF"/>
          <w:insideV w:val="single" w:sz="6" w:space="0" w:color="FFFFFF"/>
          <w:tl2br w:val="nil"/>
          <w:tr2bl w:val="nil"/>
        </w:tcBorders>
        <w:shd w:val="pct35" w:color="B8ACE8" w:themeColor="accent4" w:themeTint="40" w:fill="E5D4DF"/>
      </w:tcPr>
    </w:tblStylePr>
    <w:tblStylePr w:type="band2Horz">
      <w:tblPr/>
      <w:tcPr>
        <w:tcBorders>
          <w:top w:val="single" w:sz="6" w:space="0" w:color="FFFFFF"/>
          <w:left w:val="single" w:sz="6" w:space="0" w:color="FFFFFF"/>
          <w:bottom w:val="single" w:sz="6" w:space="0" w:color="FFFFFF"/>
          <w:right w:val="single" w:sz="6" w:space="0" w:color="FFFFFF"/>
          <w:insideH w:val="single" w:sz="6" w:space="0" w:color="FFFFFF"/>
          <w:insideV w:val="single" w:sz="6" w:space="0" w:color="FFFFFF"/>
          <w:tl2br w:val="nil"/>
          <w:tr2bl w:val="nil"/>
        </w:tcBorders>
        <w:shd w:val="solid" w:color="E2DDF6" w:themeColor="text1" w:themeTint="1A" w:fill="D3BACF"/>
      </w:tcPr>
    </w:tblStylePr>
  </w:style>
  <w:style w:type="paragraph" w:styleId="Header">
    <w:name w:val="header"/>
    <w:basedOn w:val="Normal"/>
    <w:link w:val="HeaderChar"/>
    <w:uiPriority w:val="99"/>
    <w:semiHidden/>
    <w:rsid w:val="003349D8"/>
    <w:pPr>
      <w:tabs>
        <w:tab w:val="center" w:pos="4320"/>
        <w:tab w:val="right" w:pos="8640"/>
      </w:tabs>
      <w:spacing w:before="0" w:after="0"/>
    </w:pPr>
  </w:style>
  <w:style w:type="character" w:customStyle="1" w:styleId="HeaderChar">
    <w:name w:val="Header Char"/>
    <w:basedOn w:val="DefaultParagraphFont"/>
    <w:link w:val="Header"/>
    <w:uiPriority w:val="99"/>
    <w:semiHidden/>
    <w:rsid w:val="00673B5A"/>
    <w:rPr>
      <w:rFonts w:ascii="Arial" w:hAnsi="Arial"/>
      <w:sz w:val="22"/>
      <w:lang w:val="en-GB" w:eastAsia="en-US"/>
    </w:rPr>
  </w:style>
  <w:style w:type="paragraph" w:styleId="Footer">
    <w:name w:val="footer"/>
    <w:basedOn w:val="Normal"/>
    <w:link w:val="FooterChar"/>
    <w:uiPriority w:val="99"/>
    <w:semiHidden/>
    <w:rsid w:val="008F49D9"/>
    <w:pPr>
      <w:tabs>
        <w:tab w:val="center" w:pos="4680"/>
        <w:tab w:val="right" w:pos="9360"/>
      </w:tabs>
      <w:spacing w:before="0" w:after="0"/>
    </w:pPr>
    <w:rPr>
      <w:rFonts w:asciiTheme="minorHAnsi" w:eastAsiaTheme="minorHAnsi" w:hAnsiTheme="minorHAnsi" w:cstheme="minorBidi"/>
      <w:sz w:val="21"/>
      <w:szCs w:val="22"/>
      <w:lang w:val="en-US" w:eastAsia="ja-JP"/>
    </w:rPr>
  </w:style>
  <w:style w:type="character" w:customStyle="1" w:styleId="FooterChar">
    <w:name w:val="Footer Char"/>
    <w:basedOn w:val="DefaultParagraphFont"/>
    <w:link w:val="Footer"/>
    <w:uiPriority w:val="99"/>
    <w:semiHidden/>
    <w:rsid w:val="00673B5A"/>
    <w:rPr>
      <w:rFonts w:asciiTheme="minorHAnsi" w:eastAsiaTheme="minorHAnsi" w:hAnsiTheme="minorHAnsi" w:cstheme="minorBidi"/>
      <w:sz w:val="21"/>
      <w:szCs w:val="22"/>
    </w:rPr>
  </w:style>
  <w:style w:type="paragraph" w:styleId="ListBullet4">
    <w:name w:val="List Bullet 4"/>
    <w:basedOn w:val="BodyTextNormal"/>
    <w:uiPriority w:val="99"/>
    <w:qFormat/>
    <w:rsid w:val="00540872"/>
    <w:pPr>
      <w:numPr>
        <w:ilvl w:val="3"/>
        <w:numId w:val="10"/>
      </w:numPr>
      <w:ind w:left="2438" w:hanging="397"/>
    </w:pPr>
  </w:style>
  <w:style w:type="paragraph" w:styleId="ListBullet5">
    <w:name w:val="List Bullet 5"/>
    <w:basedOn w:val="BodyTextNormal"/>
    <w:uiPriority w:val="99"/>
    <w:qFormat/>
    <w:rsid w:val="00443F93"/>
    <w:pPr>
      <w:numPr>
        <w:ilvl w:val="4"/>
        <w:numId w:val="10"/>
      </w:numPr>
      <w:ind w:left="2438" w:hanging="397"/>
    </w:pPr>
  </w:style>
  <w:style w:type="table" w:styleId="LightList-Accent1">
    <w:name w:val="Light List Accent 1"/>
    <w:basedOn w:val="TableNormal"/>
    <w:uiPriority w:val="61"/>
    <w:rsid w:val="004B1BF7"/>
    <w:tblPr>
      <w:tblStyleRowBandSize w:val="1"/>
      <w:tblStyleColBandSize w:val="1"/>
      <w:tblBorders>
        <w:top w:val="single" w:sz="8" w:space="0" w:color="5C2071" w:themeColor="accent1"/>
        <w:left w:val="single" w:sz="8" w:space="0" w:color="5C2071" w:themeColor="accent1"/>
        <w:bottom w:val="single" w:sz="8" w:space="0" w:color="5C2071" w:themeColor="accent1"/>
        <w:right w:val="single" w:sz="8" w:space="0" w:color="5C2071" w:themeColor="accent1"/>
      </w:tblBorders>
    </w:tblPr>
    <w:tblStylePr w:type="firstRow">
      <w:pPr>
        <w:spacing w:before="0" w:after="0" w:line="240" w:lineRule="auto"/>
      </w:pPr>
      <w:rPr>
        <w:b/>
        <w:bCs/>
        <w:color w:val="FFFFFF" w:themeColor="background1"/>
      </w:rPr>
      <w:tblPr/>
      <w:tcPr>
        <w:shd w:val="clear" w:color="auto" w:fill="5C2071" w:themeFill="accent1"/>
      </w:tcPr>
    </w:tblStylePr>
    <w:tblStylePr w:type="lastRow">
      <w:pPr>
        <w:spacing w:before="0" w:after="0" w:line="240" w:lineRule="auto"/>
      </w:pPr>
      <w:rPr>
        <w:b/>
        <w:bCs/>
      </w:rPr>
      <w:tblPr/>
      <w:tcPr>
        <w:tcBorders>
          <w:top w:val="double" w:sz="6" w:space="0" w:color="5C2071" w:themeColor="accent1"/>
          <w:left w:val="single" w:sz="8" w:space="0" w:color="5C2071" w:themeColor="accent1"/>
          <w:bottom w:val="single" w:sz="8" w:space="0" w:color="5C2071" w:themeColor="accent1"/>
          <w:right w:val="single" w:sz="8" w:space="0" w:color="5C2071" w:themeColor="accent1"/>
        </w:tcBorders>
      </w:tcPr>
    </w:tblStylePr>
    <w:tblStylePr w:type="firstCol">
      <w:rPr>
        <w:b/>
        <w:bCs/>
      </w:rPr>
    </w:tblStylePr>
    <w:tblStylePr w:type="lastCol">
      <w:rPr>
        <w:b/>
        <w:bCs/>
      </w:rPr>
    </w:tblStylePr>
    <w:tblStylePr w:type="band1Vert">
      <w:tblPr/>
      <w:tcPr>
        <w:tcBorders>
          <w:top w:val="single" w:sz="8" w:space="0" w:color="5C2071" w:themeColor="accent1"/>
          <w:left w:val="single" w:sz="8" w:space="0" w:color="5C2071" w:themeColor="accent1"/>
          <w:bottom w:val="single" w:sz="8" w:space="0" w:color="5C2071" w:themeColor="accent1"/>
          <w:right w:val="single" w:sz="8" w:space="0" w:color="5C2071" w:themeColor="accent1"/>
        </w:tcBorders>
      </w:tcPr>
    </w:tblStylePr>
    <w:tblStylePr w:type="band1Horz">
      <w:tblPr/>
      <w:tcPr>
        <w:tcBorders>
          <w:top w:val="single" w:sz="8" w:space="0" w:color="5C2071" w:themeColor="accent1"/>
          <w:left w:val="single" w:sz="8" w:space="0" w:color="5C2071" w:themeColor="accent1"/>
          <w:bottom w:val="single" w:sz="8" w:space="0" w:color="5C2071" w:themeColor="accent1"/>
          <w:right w:val="single" w:sz="8" w:space="0" w:color="5C2071" w:themeColor="accent1"/>
        </w:tcBorders>
      </w:tcPr>
    </w:tblStylePr>
  </w:style>
  <w:style w:type="table" w:customStyle="1" w:styleId="TableTemplate1">
    <w:name w:val="Table Template 1"/>
    <w:basedOn w:val="TableNormal"/>
    <w:uiPriority w:val="99"/>
    <w:rsid w:val="00B83C3C"/>
    <w:rPr>
      <w:rFonts w:asciiTheme="minorHAnsi" w:hAnsiTheme="minorHAnsi"/>
    </w:rPr>
    <w:tblPr>
      <w:tblStyleColBandSize w:val="1"/>
      <w:tblBorders>
        <w:top w:val="single" w:sz="8" w:space="0" w:color="505253" w:themeColor="text2"/>
        <w:left w:val="single" w:sz="8" w:space="0" w:color="505253" w:themeColor="text2"/>
        <w:bottom w:val="single" w:sz="8" w:space="0" w:color="505253" w:themeColor="text2"/>
        <w:right w:val="single" w:sz="8" w:space="0" w:color="505253" w:themeColor="text2"/>
        <w:insideH w:val="single" w:sz="8" w:space="0" w:color="505253" w:themeColor="text2"/>
        <w:insideV w:val="single" w:sz="8" w:space="0" w:color="505253" w:themeColor="text2"/>
      </w:tblBorders>
    </w:tblPr>
    <w:tblStylePr w:type="firstRow">
      <w:pPr>
        <w:jc w:val="left"/>
      </w:pPr>
      <w:rPr>
        <w:rFonts w:asciiTheme="minorHAnsi" w:hAnsiTheme="minorHAnsi"/>
        <w:b/>
        <w:color w:val="9CA299" w:themeColor="background2"/>
        <w:sz w:val="24"/>
      </w:rPr>
      <w:tblPr/>
      <w:tcPr>
        <w:tcBorders>
          <w:bottom w:val="single" w:sz="4" w:space="0" w:color="9CA299" w:themeColor="background2"/>
        </w:tcBorders>
        <w:shd w:val="clear" w:color="auto" w:fill="5C2071" w:themeFill="accent1"/>
        <w:vAlign w:val="center"/>
      </w:tcPr>
    </w:tblStylePr>
    <w:tblStylePr w:type="firstCol">
      <w:rPr>
        <w:rFonts w:asciiTheme="minorHAnsi" w:hAnsiTheme="minorHAnsi"/>
        <w:b/>
        <w:color w:val="5C2071" w:themeColor="accent1"/>
        <w:sz w:val="24"/>
      </w:rPr>
    </w:tblStylePr>
  </w:style>
  <w:style w:type="table" w:customStyle="1" w:styleId="TableTemplate2">
    <w:name w:val="Table Template 2"/>
    <w:basedOn w:val="TableNormal"/>
    <w:uiPriority w:val="99"/>
    <w:rsid w:val="005126C9"/>
    <w:rPr>
      <w:rFonts w:asciiTheme="minorHAnsi" w:hAnsiTheme="minorHAnsi"/>
    </w:rPr>
    <w:tblPr>
      <w:tblStyleRowBandSize w:val="1"/>
      <w:tblBorders>
        <w:insideH w:val="single" w:sz="4" w:space="0" w:color="9CA299" w:themeColor="background2"/>
        <w:insideV w:val="single" w:sz="4" w:space="0" w:color="9CA299" w:themeColor="background2"/>
      </w:tblBorders>
    </w:tblPr>
    <w:tblStylePr w:type="firstRow">
      <w:pPr>
        <w:jc w:val="left"/>
      </w:pPr>
      <w:rPr>
        <w:rFonts w:asciiTheme="minorHAnsi" w:hAnsiTheme="minorHAnsi"/>
        <w:b/>
        <w:sz w:val="24"/>
      </w:rPr>
      <w:tblPr/>
      <w:trPr>
        <w:tblHeader/>
      </w:trPr>
      <w:tcPr>
        <w:tcBorders>
          <w:bottom w:val="single" w:sz="18" w:space="0" w:color="9CA299" w:themeColor="background2"/>
        </w:tcBorders>
        <w:shd w:val="clear" w:color="auto" w:fill="5C2071" w:themeFill="accent1"/>
        <w:vAlign w:val="center"/>
      </w:tcPr>
    </w:tblStylePr>
    <w:tblStylePr w:type="firstCol">
      <w:rPr>
        <w:rFonts w:asciiTheme="minorHAnsi" w:hAnsiTheme="minorHAnsi"/>
        <w:color w:val="auto"/>
      </w:rPr>
    </w:tblStylePr>
    <w:tblStylePr w:type="band1Horz">
      <w:tblPr/>
      <w:tcPr>
        <w:shd w:val="clear" w:color="auto" w:fill="E4C6EF" w:themeFill="accent1" w:themeFillTint="33"/>
      </w:tcPr>
    </w:tblStylePr>
    <w:tblStylePr w:type="band2Horz">
      <w:tblPr/>
      <w:tcPr>
        <w:shd w:val="clear" w:color="auto" w:fill="B8ACE8" w:themeFill="text1" w:themeFillTint="40"/>
      </w:tcPr>
    </w:tblStylePr>
  </w:style>
  <w:style w:type="paragraph" w:customStyle="1" w:styleId="AppendixHeading">
    <w:name w:val="Appendix Heading"/>
    <w:basedOn w:val="Heading1"/>
    <w:next w:val="BodyTextNormal"/>
    <w:qFormat/>
    <w:rsid w:val="00443F93"/>
    <w:pPr>
      <w:numPr>
        <w:numId w:val="12"/>
      </w:numPr>
      <w:tabs>
        <w:tab w:val="left" w:pos="1701"/>
      </w:tabs>
      <w:ind w:hanging="720"/>
    </w:pPr>
  </w:style>
  <w:style w:type="numbering" w:customStyle="1" w:styleId="Appendix">
    <w:name w:val="Appendix"/>
    <w:uiPriority w:val="99"/>
    <w:rsid w:val="00846A64"/>
    <w:pPr>
      <w:numPr>
        <w:numId w:val="11"/>
      </w:numPr>
    </w:pPr>
  </w:style>
  <w:style w:type="paragraph" w:customStyle="1" w:styleId="BodyTextBold">
    <w:name w:val="Body Text – Bold"/>
    <w:basedOn w:val="BodyTextNormal"/>
    <w:qFormat/>
    <w:rsid w:val="00443F93"/>
    <w:rPr>
      <w:b/>
      <w:bCs/>
    </w:rPr>
  </w:style>
  <w:style w:type="paragraph" w:customStyle="1" w:styleId="BodyTextItalic">
    <w:name w:val="Body Text – Italic"/>
    <w:basedOn w:val="BodyTextNormal"/>
    <w:qFormat/>
    <w:rsid w:val="00C510F2"/>
    <w:rPr>
      <w:i/>
      <w:iCs/>
    </w:rPr>
  </w:style>
  <w:style w:type="paragraph" w:customStyle="1" w:styleId="AppendixSubtitle">
    <w:name w:val="Appendix Subtitle"/>
    <w:basedOn w:val="AppendixHeading"/>
    <w:next w:val="BodyTextNormal"/>
    <w:qFormat/>
    <w:rsid w:val="006E2FFC"/>
    <w:pPr>
      <w:numPr>
        <w:numId w:val="0"/>
      </w:numPr>
      <w:ind w:left="851"/>
    </w:pPr>
    <w:rPr>
      <w:sz w:val="28"/>
    </w:rPr>
  </w:style>
  <w:style w:type="paragraph" w:styleId="BlockText">
    <w:name w:val="Block Text"/>
    <w:basedOn w:val="Normal"/>
    <w:uiPriority w:val="99"/>
    <w:semiHidden/>
    <w:rsid w:val="00251828"/>
    <w:pPr>
      <w:pBdr>
        <w:top w:val="single" w:sz="2" w:space="10" w:color="5C2071" w:themeColor="accent1" w:shadow="1"/>
        <w:left w:val="single" w:sz="2" w:space="10" w:color="5C2071" w:themeColor="accent1" w:shadow="1"/>
        <w:bottom w:val="single" w:sz="2" w:space="10" w:color="5C2071" w:themeColor="accent1" w:shadow="1"/>
        <w:right w:val="single" w:sz="2" w:space="10" w:color="5C2071" w:themeColor="accent1" w:shadow="1"/>
      </w:pBdr>
      <w:ind w:left="1152" w:right="1152"/>
    </w:pPr>
    <w:rPr>
      <w:rFonts w:asciiTheme="minorHAnsi" w:hAnsiTheme="minorHAnsi" w:cstheme="minorBidi"/>
      <w:i/>
      <w:iCs/>
      <w:color w:val="5C2071" w:themeColor="accent1"/>
    </w:rPr>
  </w:style>
  <w:style w:type="paragraph" w:customStyle="1" w:styleId="BodytextSubtitle">
    <w:name w:val="Body text Subtitle"/>
    <w:basedOn w:val="CoverPageSubtext"/>
    <w:semiHidden/>
    <w:qFormat/>
    <w:rsid w:val="00E538B7"/>
    <w:pPr>
      <w:spacing w:before="240"/>
      <w:ind w:left="851"/>
    </w:pPr>
  </w:style>
  <w:style w:type="paragraph" w:customStyle="1" w:styleId="BodyTextNormal">
    <w:name w:val="Body Text – Normal"/>
    <w:basedOn w:val="Normal"/>
    <w:link w:val="BodyTextNormalChar"/>
    <w:qFormat/>
    <w:rsid w:val="00327129"/>
  </w:style>
  <w:style w:type="character" w:styleId="FootnoteReference">
    <w:name w:val="footnote reference"/>
    <w:basedOn w:val="DefaultParagraphFont"/>
    <w:uiPriority w:val="99"/>
    <w:semiHidden/>
    <w:rsid w:val="00347A8F"/>
    <w:rPr>
      <w:vertAlign w:val="superscript"/>
    </w:rPr>
  </w:style>
  <w:style w:type="table" w:styleId="LightList-Accent2">
    <w:name w:val="Light List Accent 2"/>
    <w:basedOn w:val="TableNormal"/>
    <w:uiPriority w:val="61"/>
    <w:rsid w:val="00FC7897"/>
    <w:tblPr>
      <w:tblStyleRowBandSize w:val="1"/>
      <w:tblStyleColBandSize w:val="1"/>
      <w:tblBorders>
        <w:top w:val="single" w:sz="8" w:space="0" w:color="861889" w:themeColor="accent2"/>
        <w:left w:val="single" w:sz="8" w:space="0" w:color="861889" w:themeColor="accent2"/>
        <w:bottom w:val="single" w:sz="8" w:space="0" w:color="861889" w:themeColor="accent2"/>
        <w:right w:val="single" w:sz="8" w:space="0" w:color="861889" w:themeColor="accent2"/>
      </w:tblBorders>
    </w:tblPr>
    <w:tblStylePr w:type="firstRow">
      <w:pPr>
        <w:spacing w:before="0" w:after="0" w:line="240" w:lineRule="auto"/>
      </w:pPr>
      <w:rPr>
        <w:b/>
        <w:bCs/>
        <w:color w:val="FFFFFF" w:themeColor="background1"/>
      </w:rPr>
      <w:tblPr/>
      <w:tcPr>
        <w:shd w:val="clear" w:color="auto" w:fill="861889" w:themeFill="accent2"/>
      </w:tcPr>
    </w:tblStylePr>
    <w:tblStylePr w:type="lastRow">
      <w:pPr>
        <w:spacing w:before="0" w:after="0" w:line="240" w:lineRule="auto"/>
      </w:pPr>
      <w:rPr>
        <w:b/>
        <w:bCs/>
      </w:rPr>
      <w:tblPr/>
      <w:tcPr>
        <w:tcBorders>
          <w:top w:val="double" w:sz="6" w:space="0" w:color="861889" w:themeColor="accent2"/>
          <w:left w:val="single" w:sz="8" w:space="0" w:color="861889" w:themeColor="accent2"/>
          <w:bottom w:val="single" w:sz="8" w:space="0" w:color="861889" w:themeColor="accent2"/>
          <w:right w:val="single" w:sz="8" w:space="0" w:color="861889" w:themeColor="accent2"/>
        </w:tcBorders>
      </w:tcPr>
    </w:tblStylePr>
    <w:tblStylePr w:type="firstCol">
      <w:rPr>
        <w:b/>
        <w:bCs/>
      </w:rPr>
    </w:tblStylePr>
    <w:tblStylePr w:type="lastCol">
      <w:rPr>
        <w:b/>
        <w:bCs/>
      </w:rPr>
    </w:tblStylePr>
    <w:tblStylePr w:type="band1Vert">
      <w:tblPr/>
      <w:tcPr>
        <w:tcBorders>
          <w:top w:val="single" w:sz="8" w:space="0" w:color="861889" w:themeColor="accent2"/>
          <w:left w:val="single" w:sz="8" w:space="0" w:color="861889" w:themeColor="accent2"/>
          <w:bottom w:val="single" w:sz="8" w:space="0" w:color="861889" w:themeColor="accent2"/>
          <w:right w:val="single" w:sz="8" w:space="0" w:color="861889" w:themeColor="accent2"/>
        </w:tcBorders>
      </w:tcPr>
    </w:tblStylePr>
    <w:tblStylePr w:type="band1Horz">
      <w:tblPr/>
      <w:tcPr>
        <w:tcBorders>
          <w:top w:val="single" w:sz="8" w:space="0" w:color="861889" w:themeColor="accent2"/>
          <w:left w:val="single" w:sz="8" w:space="0" w:color="861889" w:themeColor="accent2"/>
          <w:bottom w:val="single" w:sz="8" w:space="0" w:color="861889" w:themeColor="accent2"/>
          <w:right w:val="single" w:sz="8" w:space="0" w:color="861889" w:themeColor="accent2"/>
        </w:tcBorders>
      </w:tcPr>
    </w:tblStylePr>
  </w:style>
  <w:style w:type="paragraph" w:customStyle="1" w:styleId="CoverPageSubtitle">
    <w:name w:val="Cover Page – Subtitle"/>
    <w:basedOn w:val="NormalWeb"/>
    <w:qFormat/>
    <w:rsid w:val="00443F93"/>
    <w:rPr>
      <w:rFonts w:asciiTheme="majorHAnsi" w:hAnsiTheme="majorHAnsi"/>
      <w:b/>
      <w:color w:val="5C2071" w:themeColor="accent1"/>
      <w:sz w:val="36"/>
    </w:rPr>
  </w:style>
  <w:style w:type="paragraph" w:styleId="NormalWeb">
    <w:name w:val="Normal (Web)"/>
    <w:basedOn w:val="Normal"/>
    <w:uiPriority w:val="99"/>
    <w:semiHidden/>
    <w:rsid w:val="0025074F"/>
    <w:rPr>
      <w:rFonts w:ascii="Times New Roman" w:hAnsi="Times New Roman"/>
      <w:sz w:val="24"/>
    </w:rPr>
  </w:style>
  <w:style w:type="table" w:styleId="LightShading-Accent1">
    <w:name w:val="Light Shading Accent 1"/>
    <w:basedOn w:val="TableNormal"/>
    <w:uiPriority w:val="60"/>
    <w:rsid w:val="006479BF"/>
    <w:rPr>
      <w:color w:val="441854" w:themeColor="accent1" w:themeShade="BF"/>
    </w:rPr>
    <w:tblPr>
      <w:tblStyleRowBandSize w:val="1"/>
      <w:tblStyleColBandSize w:val="1"/>
      <w:tblBorders>
        <w:top w:val="single" w:sz="8" w:space="0" w:color="5C2071" w:themeColor="accent1"/>
        <w:bottom w:val="single" w:sz="8" w:space="0" w:color="5C2071" w:themeColor="accent1"/>
      </w:tblBorders>
    </w:tblPr>
    <w:tblStylePr w:type="firstRow">
      <w:pPr>
        <w:spacing w:before="0" w:after="0" w:line="240" w:lineRule="auto"/>
      </w:pPr>
      <w:rPr>
        <w:b/>
        <w:bCs/>
      </w:rPr>
      <w:tblPr/>
      <w:tcPr>
        <w:tcBorders>
          <w:top w:val="single" w:sz="8" w:space="0" w:color="5C2071" w:themeColor="accent1"/>
          <w:left w:val="nil"/>
          <w:bottom w:val="single" w:sz="8" w:space="0" w:color="5C2071" w:themeColor="accent1"/>
          <w:right w:val="nil"/>
          <w:insideH w:val="nil"/>
          <w:insideV w:val="nil"/>
        </w:tcBorders>
      </w:tcPr>
    </w:tblStylePr>
    <w:tblStylePr w:type="lastRow">
      <w:pPr>
        <w:spacing w:before="0" w:after="0" w:line="240" w:lineRule="auto"/>
      </w:pPr>
      <w:rPr>
        <w:b/>
        <w:bCs/>
      </w:rPr>
      <w:tblPr/>
      <w:tcPr>
        <w:tcBorders>
          <w:top w:val="single" w:sz="8" w:space="0" w:color="5C2071" w:themeColor="accent1"/>
          <w:left w:val="nil"/>
          <w:bottom w:val="single" w:sz="8" w:space="0" w:color="5C20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B8EB" w:themeFill="accent1" w:themeFillTint="3F"/>
      </w:tcPr>
    </w:tblStylePr>
    <w:tblStylePr w:type="band1Horz">
      <w:tblPr/>
      <w:tcPr>
        <w:tcBorders>
          <w:left w:val="nil"/>
          <w:right w:val="nil"/>
          <w:insideH w:val="nil"/>
          <w:insideV w:val="nil"/>
        </w:tcBorders>
        <w:shd w:val="clear" w:color="auto" w:fill="DDB8EB" w:themeFill="accent1" w:themeFillTint="3F"/>
      </w:tcPr>
    </w:tblStylePr>
  </w:style>
  <w:style w:type="paragraph" w:styleId="CommentText">
    <w:name w:val="annotation text"/>
    <w:basedOn w:val="Normal"/>
    <w:link w:val="CommentTextChar"/>
    <w:uiPriority w:val="99"/>
    <w:semiHidden/>
    <w:rsid w:val="00F41568"/>
    <w:rPr>
      <w:sz w:val="20"/>
      <w:szCs w:val="20"/>
    </w:rPr>
  </w:style>
  <w:style w:type="character" w:customStyle="1" w:styleId="CommentTextChar">
    <w:name w:val="Comment Text Char"/>
    <w:basedOn w:val="DefaultParagraphFont"/>
    <w:link w:val="CommentText"/>
    <w:uiPriority w:val="99"/>
    <w:semiHidden/>
    <w:rsid w:val="00F41568"/>
    <w:rPr>
      <w:rFonts w:ascii="Arial" w:hAnsi="Arial"/>
      <w:sz w:val="20"/>
      <w:szCs w:val="20"/>
      <w:lang w:val="en-GB" w:eastAsia="en-US"/>
    </w:rPr>
  </w:style>
  <w:style w:type="character" w:styleId="CommentReference">
    <w:name w:val="annotation reference"/>
    <w:basedOn w:val="DefaultParagraphFont"/>
    <w:uiPriority w:val="99"/>
    <w:semiHidden/>
    <w:unhideWhenUsed/>
    <w:rsid w:val="00F41568"/>
    <w:rPr>
      <w:sz w:val="16"/>
      <w:szCs w:val="16"/>
    </w:rPr>
  </w:style>
  <w:style w:type="paragraph" w:styleId="CommentSubject">
    <w:name w:val="annotation subject"/>
    <w:basedOn w:val="CommentText"/>
    <w:next w:val="CommentText"/>
    <w:link w:val="CommentSubjectChar"/>
    <w:uiPriority w:val="99"/>
    <w:semiHidden/>
    <w:unhideWhenUsed/>
    <w:rsid w:val="00F41568"/>
    <w:rPr>
      <w:b/>
      <w:bCs/>
    </w:rPr>
  </w:style>
  <w:style w:type="character" w:customStyle="1" w:styleId="CommentSubjectChar">
    <w:name w:val="Comment Subject Char"/>
    <w:basedOn w:val="CommentTextChar"/>
    <w:link w:val="CommentSubject"/>
    <w:uiPriority w:val="99"/>
    <w:semiHidden/>
    <w:rsid w:val="00F41568"/>
    <w:rPr>
      <w:rFonts w:ascii="Arial" w:hAnsi="Arial"/>
      <w:b/>
      <w:bCs/>
      <w:sz w:val="20"/>
      <w:szCs w:val="20"/>
      <w:lang w:val="en-GB" w:eastAsia="en-US"/>
    </w:rPr>
  </w:style>
  <w:style w:type="character" w:styleId="Strong">
    <w:name w:val="Strong"/>
    <w:basedOn w:val="DefaultParagraphFont"/>
    <w:uiPriority w:val="22"/>
    <w:qFormat/>
    <w:rsid w:val="00AA3288"/>
    <w:rPr>
      <w:b/>
      <w:bCs/>
    </w:rPr>
  </w:style>
  <w:style w:type="table" w:styleId="MediumList2-Accent1">
    <w:name w:val="Medium List 2 Accent 1"/>
    <w:basedOn w:val="TableNormal"/>
    <w:uiPriority w:val="66"/>
    <w:rsid w:val="005A6343"/>
    <w:rPr>
      <w:rFonts w:asciiTheme="majorHAnsi" w:eastAsiaTheme="majorEastAsia" w:hAnsiTheme="majorHAnsi" w:cstheme="majorBidi"/>
      <w:color w:val="1F144A" w:themeColor="text1"/>
      <w:sz w:val="22"/>
      <w:szCs w:val="22"/>
      <w:lang w:eastAsia="en-US"/>
    </w:rPr>
    <w:tblPr>
      <w:tblStyleRowBandSize w:val="1"/>
      <w:tblStyleColBandSize w:val="1"/>
      <w:tblBorders>
        <w:top w:val="single" w:sz="8" w:space="0" w:color="5C2071" w:themeColor="accent1"/>
        <w:left w:val="single" w:sz="8" w:space="0" w:color="5C2071" w:themeColor="accent1"/>
        <w:bottom w:val="single" w:sz="8" w:space="0" w:color="5C2071" w:themeColor="accent1"/>
        <w:right w:val="single" w:sz="8" w:space="0" w:color="5C2071" w:themeColor="accent1"/>
      </w:tblBorders>
    </w:tblPr>
    <w:tblStylePr w:type="firstRow">
      <w:rPr>
        <w:sz w:val="24"/>
        <w:szCs w:val="24"/>
      </w:rPr>
      <w:tblPr/>
      <w:tcPr>
        <w:tcBorders>
          <w:top w:val="nil"/>
          <w:left w:val="nil"/>
          <w:bottom w:val="single" w:sz="24" w:space="0" w:color="5C2071" w:themeColor="accent1"/>
          <w:right w:val="nil"/>
          <w:insideH w:val="nil"/>
          <w:insideV w:val="nil"/>
        </w:tcBorders>
        <w:shd w:val="clear" w:color="auto" w:fill="FFFFFF" w:themeFill="background1"/>
      </w:tcPr>
    </w:tblStylePr>
    <w:tblStylePr w:type="lastRow">
      <w:tblPr/>
      <w:tcPr>
        <w:tcBorders>
          <w:top w:val="single" w:sz="8" w:space="0" w:color="5C2071"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C2071" w:themeColor="accent1"/>
          <w:insideH w:val="nil"/>
          <w:insideV w:val="nil"/>
        </w:tcBorders>
        <w:shd w:val="clear" w:color="auto" w:fill="FFFFFF" w:themeFill="background1"/>
      </w:tcPr>
    </w:tblStylePr>
    <w:tblStylePr w:type="lastCol">
      <w:tblPr/>
      <w:tcPr>
        <w:tcBorders>
          <w:top w:val="nil"/>
          <w:left w:val="single" w:sz="8" w:space="0" w:color="5C2071"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B8EB" w:themeFill="accent1" w:themeFillTint="3F"/>
      </w:tcPr>
    </w:tblStylePr>
    <w:tblStylePr w:type="band1Horz">
      <w:tblPr/>
      <w:tcPr>
        <w:tcBorders>
          <w:top w:val="nil"/>
          <w:bottom w:val="nil"/>
          <w:insideH w:val="nil"/>
          <w:insideV w:val="nil"/>
        </w:tcBorders>
        <w:shd w:val="clear" w:color="auto" w:fill="DDB8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Revision">
    <w:name w:val="Revision"/>
    <w:hidden/>
    <w:uiPriority w:val="99"/>
    <w:semiHidden/>
    <w:rsid w:val="008A35B6"/>
    <w:rPr>
      <w:rFonts w:ascii="Arial" w:hAnsi="Arial"/>
      <w:sz w:val="22"/>
      <w:lang w:val="en-GB" w:eastAsia="en-US"/>
    </w:rPr>
  </w:style>
  <w:style w:type="paragraph" w:customStyle="1" w:styleId="Default">
    <w:name w:val="Default"/>
    <w:rsid w:val="00F02E57"/>
    <w:pPr>
      <w:autoSpaceDE w:val="0"/>
      <w:autoSpaceDN w:val="0"/>
      <w:adjustRightInd w:val="0"/>
    </w:pPr>
    <w:rPr>
      <w:rFonts w:eastAsiaTheme="minorHAnsi"/>
      <w:color w:val="000000"/>
      <w:lang w:val="en-GB" w:eastAsia="en-US"/>
    </w:rPr>
  </w:style>
  <w:style w:type="table" w:styleId="PlainTable4">
    <w:name w:val="Plain Table 4"/>
    <w:basedOn w:val="TableNormal"/>
    <w:uiPriority w:val="44"/>
    <w:rsid w:val="001C0AD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C0A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7568AD"/>
    <w:rPr>
      <w:color w:val="605E5C"/>
      <w:shd w:val="clear" w:color="auto" w:fill="E1DFDD"/>
    </w:rPr>
  </w:style>
  <w:style w:type="character" w:styleId="FollowedHyperlink">
    <w:name w:val="FollowedHyperlink"/>
    <w:basedOn w:val="DefaultParagraphFont"/>
    <w:uiPriority w:val="99"/>
    <w:semiHidden/>
    <w:unhideWhenUsed/>
    <w:rsid w:val="00B81917"/>
    <w:rPr>
      <w:color w:val="BF1B58" w:themeColor="followedHyperlink"/>
      <w:u w:val="single"/>
    </w:rPr>
  </w:style>
  <w:style w:type="paragraph" w:styleId="ListParagraph">
    <w:name w:val="List Paragraph"/>
    <w:basedOn w:val="Normal"/>
    <w:uiPriority w:val="34"/>
    <w:qFormat/>
    <w:rsid w:val="00A72E8A"/>
    <w:pPr>
      <w:ind w:left="720"/>
      <w:contextualSpacing/>
    </w:pPr>
  </w:style>
  <w:style w:type="paragraph" w:customStyle="1" w:styleId="paragraph">
    <w:name w:val="paragraph"/>
    <w:basedOn w:val="Normal"/>
    <w:rsid w:val="00E809AB"/>
    <w:pPr>
      <w:spacing w:before="100" w:beforeAutospacing="1" w:after="100" w:afterAutospacing="1"/>
    </w:pPr>
    <w:rPr>
      <w:rFonts w:ascii="Times New Roman" w:eastAsia="Times New Roman" w:hAnsi="Times New Roman"/>
      <w:sz w:val="24"/>
      <w:lang w:eastAsia="en-GB"/>
    </w:rPr>
  </w:style>
  <w:style w:type="character" w:customStyle="1" w:styleId="normaltextrun">
    <w:name w:val="normaltextrun"/>
    <w:basedOn w:val="DefaultParagraphFont"/>
    <w:rsid w:val="00E809AB"/>
  </w:style>
  <w:style w:type="character" w:customStyle="1" w:styleId="eop">
    <w:name w:val="eop"/>
    <w:basedOn w:val="DefaultParagraphFont"/>
    <w:rsid w:val="00E809AB"/>
  </w:style>
  <w:style w:type="character" w:customStyle="1" w:styleId="BodyTextNormalChar">
    <w:name w:val="Body Text – Normal Char"/>
    <w:basedOn w:val="DefaultParagraphFont"/>
    <w:link w:val="BodyTextNormal"/>
    <w:rsid w:val="00EC3D21"/>
    <w:rPr>
      <w:rFonts w:ascii="Arial" w:hAnsi="Arial"/>
      <w:sz w:val="22"/>
      <w:lang w:val="en-GB" w:eastAsia="en-US"/>
    </w:rPr>
  </w:style>
  <w:style w:type="character" w:styleId="Mention">
    <w:name w:val="Mention"/>
    <w:basedOn w:val="DefaultParagraphFont"/>
    <w:uiPriority w:val="99"/>
    <w:unhideWhenUsed/>
    <w:rsid w:val="00BF613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41981">
      <w:bodyDiv w:val="1"/>
      <w:marLeft w:val="0"/>
      <w:marRight w:val="0"/>
      <w:marTop w:val="0"/>
      <w:marBottom w:val="0"/>
      <w:divBdr>
        <w:top w:val="none" w:sz="0" w:space="0" w:color="auto"/>
        <w:left w:val="none" w:sz="0" w:space="0" w:color="auto"/>
        <w:bottom w:val="none" w:sz="0" w:space="0" w:color="auto"/>
        <w:right w:val="none" w:sz="0" w:space="0" w:color="auto"/>
      </w:divBdr>
      <w:divsChild>
        <w:div w:id="1854605206">
          <w:marLeft w:val="446"/>
          <w:marRight w:val="0"/>
          <w:marTop w:val="200"/>
          <w:marBottom w:val="0"/>
          <w:divBdr>
            <w:top w:val="none" w:sz="0" w:space="0" w:color="auto"/>
            <w:left w:val="none" w:sz="0" w:space="0" w:color="auto"/>
            <w:bottom w:val="none" w:sz="0" w:space="0" w:color="auto"/>
            <w:right w:val="none" w:sz="0" w:space="0" w:color="auto"/>
          </w:divBdr>
        </w:div>
      </w:divsChild>
    </w:div>
    <w:div w:id="107242909">
      <w:bodyDiv w:val="1"/>
      <w:marLeft w:val="0"/>
      <w:marRight w:val="0"/>
      <w:marTop w:val="0"/>
      <w:marBottom w:val="0"/>
      <w:divBdr>
        <w:top w:val="none" w:sz="0" w:space="0" w:color="auto"/>
        <w:left w:val="none" w:sz="0" w:space="0" w:color="auto"/>
        <w:bottom w:val="none" w:sz="0" w:space="0" w:color="auto"/>
        <w:right w:val="none" w:sz="0" w:space="0" w:color="auto"/>
      </w:divBdr>
    </w:div>
    <w:div w:id="149447745">
      <w:bodyDiv w:val="1"/>
      <w:marLeft w:val="0"/>
      <w:marRight w:val="0"/>
      <w:marTop w:val="0"/>
      <w:marBottom w:val="0"/>
      <w:divBdr>
        <w:top w:val="none" w:sz="0" w:space="0" w:color="auto"/>
        <w:left w:val="none" w:sz="0" w:space="0" w:color="auto"/>
        <w:bottom w:val="none" w:sz="0" w:space="0" w:color="auto"/>
        <w:right w:val="none" w:sz="0" w:space="0" w:color="auto"/>
      </w:divBdr>
      <w:divsChild>
        <w:div w:id="1722511808">
          <w:marLeft w:val="446"/>
          <w:marRight w:val="0"/>
          <w:marTop w:val="200"/>
          <w:marBottom w:val="0"/>
          <w:divBdr>
            <w:top w:val="none" w:sz="0" w:space="0" w:color="auto"/>
            <w:left w:val="none" w:sz="0" w:space="0" w:color="auto"/>
            <w:bottom w:val="none" w:sz="0" w:space="0" w:color="auto"/>
            <w:right w:val="none" w:sz="0" w:space="0" w:color="auto"/>
          </w:divBdr>
        </w:div>
      </w:divsChild>
    </w:div>
    <w:div w:id="399446394">
      <w:bodyDiv w:val="1"/>
      <w:marLeft w:val="0"/>
      <w:marRight w:val="0"/>
      <w:marTop w:val="0"/>
      <w:marBottom w:val="0"/>
      <w:divBdr>
        <w:top w:val="none" w:sz="0" w:space="0" w:color="auto"/>
        <w:left w:val="none" w:sz="0" w:space="0" w:color="auto"/>
        <w:bottom w:val="none" w:sz="0" w:space="0" w:color="auto"/>
        <w:right w:val="none" w:sz="0" w:space="0" w:color="auto"/>
      </w:divBdr>
    </w:div>
    <w:div w:id="787432936">
      <w:bodyDiv w:val="1"/>
      <w:marLeft w:val="0"/>
      <w:marRight w:val="0"/>
      <w:marTop w:val="0"/>
      <w:marBottom w:val="0"/>
      <w:divBdr>
        <w:top w:val="none" w:sz="0" w:space="0" w:color="auto"/>
        <w:left w:val="none" w:sz="0" w:space="0" w:color="auto"/>
        <w:bottom w:val="none" w:sz="0" w:space="0" w:color="auto"/>
        <w:right w:val="none" w:sz="0" w:space="0" w:color="auto"/>
      </w:divBdr>
      <w:divsChild>
        <w:div w:id="1582760584">
          <w:marLeft w:val="446"/>
          <w:marRight w:val="0"/>
          <w:marTop w:val="200"/>
          <w:marBottom w:val="0"/>
          <w:divBdr>
            <w:top w:val="none" w:sz="0" w:space="0" w:color="auto"/>
            <w:left w:val="none" w:sz="0" w:space="0" w:color="auto"/>
            <w:bottom w:val="none" w:sz="0" w:space="0" w:color="auto"/>
            <w:right w:val="none" w:sz="0" w:space="0" w:color="auto"/>
          </w:divBdr>
        </w:div>
      </w:divsChild>
    </w:div>
    <w:div w:id="837772860">
      <w:bodyDiv w:val="1"/>
      <w:marLeft w:val="0"/>
      <w:marRight w:val="0"/>
      <w:marTop w:val="0"/>
      <w:marBottom w:val="0"/>
      <w:divBdr>
        <w:top w:val="none" w:sz="0" w:space="0" w:color="auto"/>
        <w:left w:val="none" w:sz="0" w:space="0" w:color="auto"/>
        <w:bottom w:val="none" w:sz="0" w:space="0" w:color="auto"/>
        <w:right w:val="none" w:sz="0" w:space="0" w:color="auto"/>
      </w:divBdr>
      <w:divsChild>
        <w:div w:id="174464634">
          <w:marLeft w:val="0"/>
          <w:marRight w:val="0"/>
          <w:marTop w:val="0"/>
          <w:marBottom w:val="0"/>
          <w:divBdr>
            <w:top w:val="none" w:sz="0" w:space="0" w:color="auto"/>
            <w:left w:val="none" w:sz="0" w:space="0" w:color="auto"/>
            <w:bottom w:val="none" w:sz="0" w:space="0" w:color="auto"/>
            <w:right w:val="none" w:sz="0" w:space="0" w:color="auto"/>
          </w:divBdr>
        </w:div>
        <w:div w:id="1025207617">
          <w:marLeft w:val="0"/>
          <w:marRight w:val="0"/>
          <w:marTop w:val="0"/>
          <w:marBottom w:val="0"/>
          <w:divBdr>
            <w:top w:val="none" w:sz="0" w:space="0" w:color="auto"/>
            <w:left w:val="none" w:sz="0" w:space="0" w:color="auto"/>
            <w:bottom w:val="none" w:sz="0" w:space="0" w:color="auto"/>
            <w:right w:val="none" w:sz="0" w:space="0" w:color="auto"/>
          </w:divBdr>
          <w:divsChild>
            <w:div w:id="1633317460">
              <w:marLeft w:val="-75"/>
              <w:marRight w:val="0"/>
              <w:marTop w:val="30"/>
              <w:marBottom w:val="30"/>
              <w:divBdr>
                <w:top w:val="none" w:sz="0" w:space="0" w:color="auto"/>
                <w:left w:val="none" w:sz="0" w:space="0" w:color="auto"/>
                <w:bottom w:val="none" w:sz="0" w:space="0" w:color="auto"/>
                <w:right w:val="none" w:sz="0" w:space="0" w:color="auto"/>
              </w:divBdr>
              <w:divsChild>
                <w:div w:id="120652991">
                  <w:marLeft w:val="0"/>
                  <w:marRight w:val="0"/>
                  <w:marTop w:val="0"/>
                  <w:marBottom w:val="0"/>
                  <w:divBdr>
                    <w:top w:val="none" w:sz="0" w:space="0" w:color="auto"/>
                    <w:left w:val="none" w:sz="0" w:space="0" w:color="auto"/>
                    <w:bottom w:val="none" w:sz="0" w:space="0" w:color="auto"/>
                    <w:right w:val="none" w:sz="0" w:space="0" w:color="auto"/>
                  </w:divBdr>
                  <w:divsChild>
                    <w:div w:id="2089813192">
                      <w:marLeft w:val="0"/>
                      <w:marRight w:val="0"/>
                      <w:marTop w:val="0"/>
                      <w:marBottom w:val="0"/>
                      <w:divBdr>
                        <w:top w:val="none" w:sz="0" w:space="0" w:color="auto"/>
                        <w:left w:val="none" w:sz="0" w:space="0" w:color="auto"/>
                        <w:bottom w:val="none" w:sz="0" w:space="0" w:color="auto"/>
                        <w:right w:val="none" w:sz="0" w:space="0" w:color="auto"/>
                      </w:divBdr>
                    </w:div>
                  </w:divsChild>
                </w:div>
                <w:div w:id="282658053">
                  <w:marLeft w:val="0"/>
                  <w:marRight w:val="0"/>
                  <w:marTop w:val="0"/>
                  <w:marBottom w:val="0"/>
                  <w:divBdr>
                    <w:top w:val="none" w:sz="0" w:space="0" w:color="auto"/>
                    <w:left w:val="none" w:sz="0" w:space="0" w:color="auto"/>
                    <w:bottom w:val="none" w:sz="0" w:space="0" w:color="auto"/>
                    <w:right w:val="none" w:sz="0" w:space="0" w:color="auto"/>
                  </w:divBdr>
                  <w:divsChild>
                    <w:div w:id="1584604260">
                      <w:marLeft w:val="0"/>
                      <w:marRight w:val="0"/>
                      <w:marTop w:val="0"/>
                      <w:marBottom w:val="0"/>
                      <w:divBdr>
                        <w:top w:val="none" w:sz="0" w:space="0" w:color="auto"/>
                        <w:left w:val="none" w:sz="0" w:space="0" w:color="auto"/>
                        <w:bottom w:val="none" w:sz="0" w:space="0" w:color="auto"/>
                        <w:right w:val="none" w:sz="0" w:space="0" w:color="auto"/>
                      </w:divBdr>
                    </w:div>
                  </w:divsChild>
                </w:div>
                <w:div w:id="351688151">
                  <w:marLeft w:val="0"/>
                  <w:marRight w:val="0"/>
                  <w:marTop w:val="0"/>
                  <w:marBottom w:val="0"/>
                  <w:divBdr>
                    <w:top w:val="none" w:sz="0" w:space="0" w:color="auto"/>
                    <w:left w:val="none" w:sz="0" w:space="0" w:color="auto"/>
                    <w:bottom w:val="none" w:sz="0" w:space="0" w:color="auto"/>
                    <w:right w:val="none" w:sz="0" w:space="0" w:color="auto"/>
                  </w:divBdr>
                  <w:divsChild>
                    <w:div w:id="1291399248">
                      <w:marLeft w:val="0"/>
                      <w:marRight w:val="0"/>
                      <w:marTop w:val="0"/>
                      <w:marBottom w:val="0"/>
                      <w:divBdr>
                        <w:top w:val="none" w:sz="0" w:space="0" w:color="auto"/>
                        <w:left w:val="none" w:sz="0" w:space="0" w:color="auto"/>
                        <w:bottom w:val="none" w:sz="0" w:space="0" w:color="auto"/>
                        <w:right w:val="none" w:sz="0" w:space="0" w:color="auto"/>
                      </w:divBdr>
                    </w:div>
                    <w:div w:id="1717854674">
                      <w:marLeft w:val="0"/>
                      <w:marRight w:val="0"/>
                      <w:marTop w:val="0"/>
                      <w:marBottom w:val="0"/>
                      <w:divBdr>
                        <w:top w:val="none" w:sz="0" w:space="0" w:color="auto"/>
                        <w:left w:val="none" w:sz="0" w:space="0" w:color="auto"/>
                        <w:bottom w:val="none" w:sz="0" w:space="0" w:color="auto"/>
                        <w:right w:val="none" w:sz="0" w:space="0" w:color="auto"/>
                      </w:divBdr>
                    </w:div>
                  </w:divsChild>
                </w:div>
                <w:div w:id="363793478">
                  <w:marLeft w:val="0"/>
                  <w:marRight w:val="0"/>
                  <w:marTop w:val="0"/>
                  <w:marBottom w:val="0"/>
                  <w:divBdr>
                    <w:top w:val="none" w:sz="0" w:space="0" w:color="auto"/>
                    <w:left w:val="none" w:sz="0" w:space="0" w:color="auto"/>
                    <w:bottom w:val="none" w:sz="0" w:space="0" w:color="auto"/>
                    <w:right w:val="none" w:sz="0" w:space="0" w:color="auto"/>
                  </w:divBdr>
                  <w:divsChild>
                    <w:div w:id="668679535">
                      <w:marLeft w:val="0"/>
                      <w:marRight w:val="0"/>
                      <w:marTop w:val="0"/>
                      <w:marBottom w:val="0"/>
                      <w:divBdr>
                        <w:top w:val="none" w:sz="0" w:space="0" w:color="auto"/>
                        <w:left w:val="none" w:sz="0" w:space="0" w:color="auto"/>
                        <w:bottom w:val="none" w:sz="0" w:space="0" w:color="auto"/>
                        <w:right w:val="none" w:sz="0" w:space="0" w:color="auto"/>
                      </w:divBdr>
                    </w:div>
                    <w:div w:id="1626040555">
                      <w:marLeft w:val="0"/>
                      <w:marRight w:val="0"/>
                      <w:marTop w:val="0"/>
                      <w:marBottom w:val="0"/>
                      <w:divBdr>
                        <w:top w:val="none" w:sz="0" w:space="0" w:color="auto"/>
                        <w:left w:val="none" w:sz="0" w:space="0" w:color="auto"/>
                        <w:bottom w:val="none" w:sz="0" w:space="0" w:color="auto"/>
                        <w:right w:val="none" w:sz="0" w:space="0" w:color="auto"/>
                      </w:divBdr>
                    </w:div>
                  </w:divsChild>
                </w:div>
                <w:div w:id="432020371">
                  <w:marLeft w:val="0"/>
                  <w:marRight w:val="0"/>
                  <w:marTop w:val="0"/>
                  <w:marBottom w:val="0"/>
                  <w:divBdr>
                    <w:top w:val="none" w:sz="0" w:space="0" w:color="auto"/>
                    <w:left w:val="none" w:sz="0" w:space="0" w:color="auto"/>
                    <w:bottom w:val="none" w:sz="0" w:space="0" w:color="auto"/>
                    <w:right w:val="none" w:sz="0" w:space="0" w:color="auto"/>
                  </w:divBdr>
                  <w:divsChild>
                    <w:div w:id="825164554">
                      <w:marLeft w:val="0"/>
                      <w:marRight w:val="0"/>
                      <w:marTop w:val="0"/>
                      <w:marBottom w:val="0"/>
                      <w:divBdr>
                        <w:top w:val="none" w:sz="0" w:space="0" w:color="auto"/>
                        <w:left w:val="none" w:sz="0" w:space="0" w:color="auto"/>
                        <w:bottom w:val="none" w:sz="0" w:space="0" w:color="auto"/>
                        <w:right w:val="none" w:sz="0" w:space="0" w:color="auto"/>
                      </w:divBdr>
                    </w:div>
                  </w:divsChild>
                </w:div>
                <w:div w:id="450053248">
                  <w:marLeft w:val="0"/>
                  <w:marRight w:val="0"/>
                  <w:marTop w:val="0"/>
                  <w:marBottom w:val="0"/>
                  <w:divBdr>
                    <w:top w:val="none" w:sz="0" w:space="0" w:color="auto"/>
                    <w:left w:val="none" w:sz="0" w:space="0" w:color="auto"/>
                    <w:bottom w:val="none" w:sz="0" w:space="0" w:color="auto"/>
                    <w:right w:val="none" w:sz="0" w:space="0" w:color="auto"/>
                  </w:divBdr>
                  <w:divsChild>
                    <w:div w:id="331879930">
                      <w:marLeft w:val="0"/>
                      <w:marRight w:val="0"/>
                      <w:marTop w:val="0"/>
                      <w:marBottom w:val="0"/>
                      <w:divBdr>
                        <w:top w:val="none" w:sz="0" w:space="0" w:color="auto"/>
                        <w:left w:val="none" w:sz="0" w:space="0" w:color="auto"/>
                        <w:bottom w:val="none" w:sz="0" w:space="0" w:color="auto"/>
                        <w:right w:val="none" w:sz="0" w:space="0" w:color="auto"/>
                      </w:divBdr>
                    </w:div>
                  </w:divsChild>
                </w:div>
                <w:div w:id="521936727">
                  <w:marLeft w:val="0"/>
                  <w:marRight w:val="0"/>
                  <w:marTop w:val="0"/>
                  <w:marBottom w:val="0"/>
                  <w:divBdr>
                    <w:top w:val="none" w:sz="0" w:space="0" w:color="auto"/>
                    <w:left w:val="none" w:sz="0" w:space="0" w:color="auto"/>
                    <w:bottom w:val="none" w:sz="0" w:space="0" w:color="auto"/>
                    <w:right w:val="none" w:sz="0" w:space="0" w:color="auto"/>
                  </w:divBdr>
                  <w:divsChild>
                    <w:div w:id="543566335">
                      <w:marLeft w:val="0"/>
                      <w:marRight w:val="0"/>
                      <w:marTop w:val="0"/>
                      <w:marBottom w:val="0"/>
                      <w:divBdr>
                        <w:top w:val="none" w:sz="0" w:space="0" w:color="auto"/>
                        <w:left w:val="none" w:sz="0" w:space="0" w:color="auto"/>
                        <w:bottom w:val="none" w:sz="0" w:space="0" w:color="auto"/>
                        <w:right w:val="none" w:sz="0" w:space="0" w:color="auto"/>
                      </w:divBdr>
                    </w:div>
                  </w:divsChild>
                </w:div>
                <w:div w:id="570164362">
                  <w:marLeft w:val="0"/>
                  <w:marRight w:val="0"/>
                  <w:marTop w:val="0"/>
                  <w:marBottom w:val="0"/>
                  <w:divBdr>
                    <w:top w:val="none" w:sz="0" w:space="0" w:color="auto"/>
                    <w:left w:val="none" w:sz="0" w:space="0" w:color="auto"/>
                    <w:bottom w:val="none" w:sz="0" w:space="0" w:color="auto"/>
                    <w:right w:val="none" w:sz="0" w:space="0" w:color="auto"/>
                  </w:divBdr>
                  <w:divsChild>
                    <w:div w:id="984773444">
                      <w:marLeft w:val="0"/>
                      <w:marRight w:val="0"/>
                      <w:marTop w:val="0"/>
                      <w:marBottom w:val="0"/>
                      <w:divBdr>
                        <w:top w:val="none" w:sz="0" w:space="0" w:color="auto"/>
                        <w:left w:val="none" w:sz="0" w:space="0" w:color="auto"/>
                        <w:bottom w:val="none" w:sz="0" w:space="0" w:color="auto"/>
                        <w:right w:val="none" w:sz="0" w:space="0" w:color="auto"/>
                      </w:divBdr>
                    </w:div>
                  </w:divsChild>
                </w:div>
                <w:div w:id="838429702">
                  <w:marLeft w:val="0"/>
                  <w:marRight w:val="0"/>
                  <w:marTop w:val="0"/>
                  <w:marBottom w:val="0"/>
                  <w:divBdr>
                    <w:top w:val="none" w:sz="0" w:space="0" w:color="auto"/>
                    <w:left w:val="none" w:sz="0" w:space="0" w:color="auto"/>
                    <w:bottom w:val="none" w:sz="0" w:space="0" w:color="auto"/>
                    <w:right w:val="none" w:sz="0" w:space="0" w:color="auto"/>
                  </w:divBdr>
                  <w:divsChild>
                    <w:div w:id="740367497">
                      <w:marLeft w:val="0"/>
                      <w:marRight w:val="0"/>
                      <w:marTop w:val="0"/>
                      <w:marBottom w:val="0"/>
                      <w:divBdr>
                        <w:top w:val="none" w:sz="0" w:space="0" w:color="auto"/>
                        <w:left w:val="none" w:sz="0" w:space="0" w:color="auto"/>
                        <w:bottom w:val="none" w:sz="0" w:space="0" w:color="auto"/>
                        <w:right w:val="none" w:sz="0" w:space="0" w:color="auto"/>
                      </w:divBdr>
                    </w:div>
                  </w:divsChild>
                </w:div>
                <w:div w:id="843208789">
                  <w:marLeft w:val="0"/>
                  <w:marRight w:val="0"/>
                  <w:marTop w:val="0"/>
                  <w:marBottom w:val="0"/>
                  <w:divBdr>
                    <w:top w:val="none" w:sz="0" w:space="0" w:color="auto"/>
                    <w:left w:val="none" w:sz="0" w:space="0" w:color="auto"/>
                    <w:bottom w:val="none" w:sz="0" w:space="0" w:color="auto"/>
                    <w:right w:val="none" w:sz="0" w:space="0" w:color="auto"/>
                  </w:divBdr>
                  <w:divsChild>
                    <w:div w:id="1858421499">
                      <w:marLeft w:val="0"/>
                      <w:marRight w:val="0"/>
                      <w:marTop w:val="0"/>
                      <w:marBottom w:val="0"/>
                      <w:divBdr>
                        <w:top w:val="none" w:sz="0" w:space="0" w:color="auto"/>
                        <w:left w:val="none" w:sz="0" w:space="0" w:color="auto"/>
                        <w:bottom w:val="none" w:sz="0" w:space="0" w:color="auto"/>
                        <w:right w:val="none" w:sz="0" w:space="0" w:color="auto"/>
                      </w:divBdr>
                    </w:div>
                  </w:divsChild>
                </w:div>
                <w:div w:id="923487609">
                  <w:marLeft w:val="0"/>
                  <w:marRight w:val="0"/>
                  <w:marTop w:val="0"/>
                  <w:marBottom w:val="0"/>
                  <w:divBdr>
                    <w:top w:val="none" w:sz="0" w:space="0" w:color="auto"/>
                    <w:left w:val="none" w:sz="0" w:space="0" w:color="auto"/>
                    <w:bottom w:val="none" w:sz="0" w:space="0" w:color="auto"/>
                    <w:right w:val="none" w:sz="0" w:space="0" w:color="auto"/>
                  </w:divBdr>
                  <w:divsChild>
                    <w:div w:id="1617132057">
                      <w:marLeft w:val="0"/>
                      <w:marRight w:val="0"/>
                      <w:marTop w:val="0"/>
                      <w:marBottom w:val="0"/>
                      <w:divBdr>
                        <w:top w:val="none" w:sz="0" w:space="0" w:color="auto"/>
                        <w:left w:val="none" w:sz="0" w:space="0" w:color="auto"/>
                        <w:bottom w:val="none" w:sz="0" w:space="0" w:color="auto"/>
                        <w:right w:val="none" w:sz="0" w:space="0" w:color="auto"/>
                      </w:divBdr>
                    </w:div>
                  </w:divsChild>
                </w:div>
                <w:div w:id="1094133429">
                  <w:marLeft w:val="0"/>
                  <w:marRight w:val="0"/>
                  <w:marTop w:val="0"/>
                  <w:marBottom w:val="0"/>
                  <w:divBdr>
                    <w:top w:val="none" w:sz="0" w:space="0" w:color="auto"/>
                    <w:left w:val="none" w:sz="0" w:space="0" w:color="auto"/>
                    <w:bottom w:val="none" w:sz="0" w:space="0" w:color="auto"/>
                    <w:right w:val="none" w:sz="0" w:space="0" w:color="auto"/>
                  </w:divBdr>
                  <w:divsChild>
                    <w:div w:id="457259564">
                      <w:marLeft w:val="0"/>
                      <w:marRight w:val="0"/>
                      <w:marTop w:val="0"/>
                      <w:marBottom w:val="0"/>
                      <w:divBdr>
                        <w:top w:val="none" w:sz="0" w:space="0" w:color="auto"/>
                        <w:left w:val="none" w:sz="0" w:space="0" w:color="auto"/>
                        <w:bottom w:val="none" w:sz="0" w:space="0" w:color="auto"/>
                        <w:right w:val="none" w:sz="0" w:space="0" w:color="auto"/>
                      </w:divBdr>
                    </w:div>
                  </w:divsChild>
                </w:div>
                <w:div w:id="1100644097">
                  <w:marLeft w:val="0"/>
                  <w:marRight w:val="0"/>
                  <w:marTop w:val="0"/>
                  <w:marBottom w:val="0"/>
                  <w:divBdr>
                    <w:top w:val="none" w:sz="0" w:space="0" w:color="auto"/>
                    <w:left w:val="none" w:sz="0" w:space="0" w:color="auto"/>
                    <w:bottom w:val="none" w:sz="0" w:space="0" w:color="auto"/>
                    <w:right w:val="none" w:sz="0" w:space="0" w:color="auto"/>
                  </w:divBdr>
                  <w:divsChild>
                    <w:div w:id="1523089038">
                      <w:marLeft w:val="0"/>
                      <w:marRight w:val="0"/>
                      <w:marTop w:val="0"/>
                      <w:marBottom w:val="0"/>
                      <w:divBdr>
                        <w:top w:val="none" w:sz="0" w:space="0" w:color="auto"/>
                        <w:left w:val="none" w:sz="0" w:space="0" w:color="auto"/>
                        <w:bottom w:val="none" w:sz="0" w:space="0" w:color="auto"/>
                        <w:right w:val="none" w:sz="0" w:space="0" w:color="auto"/>
                      </w:divBdr>
                    </w:div>
                  </w:divsChild>
                </w:div>
                <w:div w:id="1113475435">
                  <w:marLeft w:val="0"/>
                  <w:marRight w:val="0"/>
                  <w:marTop w:val="0"/>
                  <w:marBottom w:val="0"/>
                  <w:divBdr>
                    <w:top w:val="none" w:sz="0" w:space="0" w:color="auto"/>
                    <w:left w:val="none" w:sz="0" w:space="0" w:color="auto"/>
                    <w:bottom w:val="none" w:sz="0" w:space="0" w:color="auto"/>
                    <w:right w:val="none" w:sz="0" w:space="0" w:color="auto"/>
                  </w:divBdr>
                  <w:divsChild>
                    <w:div w:id="194125708">
                      <w:marLeft w:val="0"/>
                      <w:marRight w:val="0"/>
                      <w:marTop w:val="0"/>
                      <w:marBottom w:val="0"/>
                      <w:divBdr>
                        <w:top w:val="none" w:sz="0" w:space="0" w:color="auto"/>
                        <w:left w:val="none" w:sz="0" w:space="0" w:color="auto"/>
                        <w:bottom w:val="none" w:sz="0" w:space="0" w:color="auto"/>
                        <w:right w:val="none" w:sz="0" w:space="0" w:color="auto"/>
                      </w:divBdr>
                    </w:div>
                  </w:divsChild>
                </w:div>
                <w:div w:id="1385447329">
                  <w:marLeft w:val="0"/>
                  <w:marRight w:val="0"/>
                  <w:marTop w:val="0"/>
                  <w:marBottom w:val="0"/>
                  <w:divBdr>
                    <w:top w:val="none" w:sz="0" w:space="0" w:color="auto"/>
                    <w:left w:val="none" w:sz="0" w:space="0" w:color="auto"/>
                    <w:bottom w:val="none" w:sz="0" w:space="0" w:color="auto"/>
                    <w:right w:val="none" w:sz="0" w:space="0" w:color="auto"/>
                  </w:divBdr>
                  <w:divsChild>
                    <w:div w:id="1765033734">
                      <w:marLeft w:val="0"/>
                      <w:marRight w:val="0"/>
                      <w:marTop w:val="0"/>
                      <w:marBottom w:val="0"/>
                      <w:divBdr>
                        <w:top w:val="none" w:sz="0" w:space="0" w:color="auto"/>
                        <w:left w:val="none" w:sz="0" w:space="0" w:color="auto"/>
                        <w:bottom w:val="none" w:sz="0" w:space="0" w:color="auto"/>
                        <w:right w:val="none" w:sz="0" w:space="0" w:color="auto"/>
                      </w:divBdr>
                    </w:div>
                  </w:divsChild>
                </w:div>
                <w:div w:id="1755591817">
                  <w:marLeft w:val="0"/>
                  <w:marRight w:val="0"/>
                  <w:marTop w:val="0"/>
                  <w:marBottom w:val="0"/>
                  <w:divBdr>
                    <w:top w:val="none" w:sz="0" w:space="0" w:color="auto"/>
                    <w:left w:val="none" w:sz="0" w:space="0" w:color="auto"/>
                    <w:bottom w:val="none" w:sz="0" w:space="0" w:color="auto"/>
                    <w:right w:val="none" w:sz="0" w:space="0" w:color="auto"/>
                  </w:divBdr>
                  <w:divsChild>
                    <w:div w:id="5781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902738">
          <w:marLeft w:val="0"/>
          <w:marRight w:val="0"/>
          <w:marTop w:val="0"/>
          <w:marBottom w:val="0"/>
          <w:divBdr>
            <w:top w:val="none" w:sz="0" w:space="0" w:color="auto"/>
            <w:left w:val="none" w:sz="0" w:space="0" w:color="auto"/>
            <w:bottom w:val="none" w:sz="0" w:space="0" w:color="auto"/>
            <w:right w:val="none" w:sz="0" w:space="0" w:color="auto"/>
          </w:divBdr>
        </w:div>
      </w:divsChild>
    </w:div>
    <w:div w:id="1002777889">
      <w:bodyDiv w:val="1"/>
      <w:marLeft w:val="0"/>
      <w:marRight w:val="0"/>
      <w:marTop w:val="0"/>
      <w:marBottom w:val="0"/>
      <w:divBdr>
        <w:top w:val="none" w:sz="0" w:space="0" w:color="auto"/>
        <w:left w:val="none" w:sz="0" w:space="0" w:color="auto"/>
        <w:bottom w:val="none" w:sz="0" w:space="0" w:color="auto"/>
        <w:right w:val="none" w:sz="0" w:space="0" w:color="auto"/>
      </w:divBdr>
      <w:divsChild>
        <w:div w:id="45759523">
          <w:marLeft w:val="446"/>
          <w:marRight w:val="0"/>
          <w:marTop w:val="200"/>
          <w:marBottom w:val="0"/>
          <w:divBdr>
            <w:top w:val="none" w:sz="0" w:space="0" w:color="auto"/>
            <w:left w:val="none" w:sz="0" w:space="0" w:color="auto"/>
            <w:bottom w:val="none" w:sz="0" w:space="0" w:color="auto"/>
            <w:right w:val="none" w:sz="0" w:space="0" w:color="auto"/>
          </w:divBdr>
        </w:div>
        <w:div w:id="191916727">
          <w:marLeft w:val="446"/>
          <w:marRight w:val="0"/>
          <w:marTop w:val="200"/>
          <w:marBottom w:val="0"/>
          <w:divBdr>
            <w:top w:val="none" w:sz="0" w:space="0" w:color="auto"/>
            <w:left w:val="none" w:sz="0" w:space="0" w:color="auto"/>
            <w:bottom w:val="none" w:sz="0" w:space="0" w:color="auto"/>
            <w:right w:val="none" w:sz="0" w:space="0" w:color="auto"/>
          </w:divBdr>
        </w:div>
        <w:div w:id="710149762">
          <w:marLeft w:val="446"/>
          <w:marRight w:val="0"/>
          <w:marTop w:val="200"/>
          <w:marBottom w:val="0"/>
          <w:divBdr>
            <w:top w:val="none" w:sz="0" w:space="0" w:color="auto"/>
            <w:left w:val="none" w:sz="0" w:space="0" w:color="auto"/>
            <w:bottom w:val="none" w:sz="0" w:space="0" w:color="auto"/>
            <w:right w:val="none" w:sz="0" w:space="0" w:color="auto"/>
          </w:divBdr>
        </w:div>
        <w:div w:id="1489782438">
          <w:marLeft w:val="446"/>
          <w:marRight w:val="0"/>
          <w:marTop w:val="200"/>
          <w:marBottom w:val="0"/>
          <w:divBdr>
            <w:top w:val="none" w:sz="0" w:space="0" w:color="auto"/>
            <w:left w:val="none" w:sz="0" w:space="0" w:color="auto"/>
            <w:bottom w:val="none" w:sz="0" w:space="0" w:color="auto"/>
            <w:right w:val="none" w:sz="0" w:space="0" w:color="auto"/>
          </w:divBdr>
        </w:div>
        <w:div w:id="1638293630">
          <w:marLeft w:val="446"/>
          <w:marRight w:val="0"/>
          <w:marTop w:val="200"/>
          <w:marBottom w:val="0"/>
          <w:divBdr>
            <w:top w:val="none" w:sz="0" w:space="0" w:color="auto"/>
            <w:left w:val="none" w:sz="0" w:space="0" w:color="auto"/>
            <w:bottom w:val="none" w:sz="0" w:space="0" w:color="auto"/>
            <w:right w:val="none" w:sz="0" w:space="0" w:color="auto"/>
          </w:divBdr>
        </w:div>
        <w:div w:id="1727139750">
          <w:marLeft w:val="446"/>
          <w:marRight w:val="0"/>
          <w:marTop w:val="200"/>
          <w:marBottom w:val="0"/>
          <w:divBdr>
            <w:top w:val="none" w:sz="0" w:space="0" w:color="auto"/>
            <w:left w:val="none" w:sz="0" w:space="0" w:color="auto"/>
            <w:bottom w:val="none" w:sz="0" w:space="0" w:color="auto"/>
            <w:right w:val="none" w:sz="0" w:space="0" w:color="auto"/>
          </w:divBdr>
        </w:div>
      </w:divsChild>
    </w:div>
    <w:div w:id="1750540155">
      <w:bodyDiv w:val="1"/>
      <w:marLeft w:val="0"/>
      <w:marRight w:val="0"/>
      <w:marTop w:val="0"/>
      <w:marBottom w:val="0"/>
      <w:divBdr>
        <w:top w:val="none" w:sz="0" w:space="0" w:color="auto"/>
        <w:left w:val="none" w:sz="0" w:space="0" w:color="auto"/>
        <w:bottom w:val="none" w:sz="0" w:space="0" w:color="auto"/>
        <w:right w:val="none" w:sz="0" w:space="0" w:color="auto"/>
      </w:divBdr>
      <w:divsChild>
        <w:div w:id="159744">
          <w:marLeft w:val="0"/>
          <w:marRight w:val="0"/>
          <w:marTop w:val="0"/>
          <w:marBottom w:val="0"/>
          <w:divBdr>
            <w:top w:val="none" w:sz="0" w:space="0" w:color="auto"/>
            <w:left w:val="none" w:sz="0" w:space="0" w:color="auto"/>
            <w:bottom w:val="none" w:sz="0" w:space="0" w:color="auto"/>
            <w:right w:val="none" w:sz="0" w:space="0" w:color="auto"/>
          </w:divBdr>
        </w:div>
        <w:div w:id="1733431857">
          <w:marLeft w:val="0"/>
          <w:marRight w:val="0"/>
          <w:marTop w:val="0"/>
          <w:marBottom w:val="0"/>
          <w:divBdr>
            <w:top w:val="none" w:sz="0" w:space="0" w:color="auto"/>
            <w:left w:val="none" w:sz="0" w:space="0" w:color="auto"/>
            <w:bottom w:val="none" w:sz="0" w:space="0" w:color="auto"/>
            <w:right w:val="none" w:sz="0" w:space="0" w:color="auto"/>
          </w:divBdr>
        </w:div>
      </w:divsChild>
    </w:div>
    <w:div w:id="1821967406">
      <w:bodyDiv w:val="1"/>
      <w:marLeft w:val="0"/>
      <w:marRight w:val="0"/>
      <w:marTop w:val="0"/>
      <w:marBottom w:val="0"/>
      <w:divBdr>
        <w:top w:val="none" w:sz="0" w:space="0" w:color="auto"/>
        <w:left w:val="none" w:sz="0" w:space="0" w:color="auto"/>
        <w:bottom w:val="none" w:sz="0" w:space="0" w:color="auto"/>
        <w:right w:val="none" w:sz="0" w:space="0" w:color="auto"/>
      </w:divBdr>
    </w:div>
    <w:div w:id="1833640890">
      <w:bodyDiv w:val="1"/>
      <w:marLeft w:val="0"/>
      <w:marRight w:val="0"/>
      <w:marTop w:val="0"/>
      <w:marBottom w:val="0"/>
      <w:divBdr>
        <w:top w:val="none" w:sz="0" w:space="0" w:color="auto"/>
        <w:left w:val="none" w:sz="0" w:space="0" w:color="auto"/>
        <w:bottom w:val="none" w:sz="0" w:space="0" w:color="auto"/>
        <w:right w:val="none" w:sz="0" w:space="0" w:color="auto"/>
      </w:divBdr>
    </w:div>
    <w:div w:id="18871782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comments" Target="comments.xml"/><Relationship Id="rId26" Type="http://schemas.openxmlformats.org/officeDocument/2006/relationships/image" Target="media/image5.png"/><Relationship Id="rId39" Type="http://schemas.openxmlformats.org/officeDocument/2006/relationships/theme" Target="theme/theme1.xml"/><Relationship Id="rId21" Type="http://schemas.microsoft.com/office/2018/08/relationships/commentsExtensible" Target="commentsExtensible.xml"/><Relationship Id="rId34" Type="http://schemas.openxmlformats.org/officeDocument/2006/relationships/footer" Target="foot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smartdcc.sharepoint.com/sites/CTO/_layouts/15/Doc.aspx?sourcedoc=%7B71B5A401-1B42-41A8-91FD-76058BF586A7%7D&amp;file=DCC%20CAF%20Internal%20Review%20v1.3.docx&amp;action=default&amp;mobileredirect=true&amp;DefaultItemOpen=1" TargetMode="External"/><Relationship Id="rId25" Type="http://schemas.openxmlformats.org/officeDocument/2006/relationships/hyperlink" Target="https://smartenergycodecompany.co.uk/document-download-centre/download-info/sec-appendix-ag-incident-management-policy/" TargetMode="External"/><Relationship Id="rId33" Type="http://schemas.openxmlformats.org/officeDocument/2006/relationships/header" Target="header4.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6/09/relationships/commentsIds" Target="commentsIds.xml"/><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smartdcc.sharepoint.com/:w:/r/sites/FutureServiceManagementProgramme/Shared%20Documents/Functional%20SME%20Work%20Areas/CTO%20(Architecture)/Stage%202%20-%20RFP/FSMS%20Programme%20Data%20Strategy%20DRAFT%20-%20v0.1.docx?d=w82cd696be90244a2bd37f952ab4e991f&amp;csf=1&amp;web=1&amp;e=xLWcqE" TargetMode="External"/><Relationship Id="rId32" Type="http://schemas.openxmlformats.org/officeDocument/2006/relationships/header" Target="header3.xml"/><Relationship Id="rId37" Type="http://schemas.microsoft.com/office/2011/relationships/people" Target="people.xml"/><Relationship Id="rId40" Type="http://schemas.microsoft.com/office/2019/05/relationships/documenttasks" Target="documenttasks/documenttasks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chart" Target="charts/chart2.xml"/><Relationship Id="rId36" Type="http://schemas.openxmlformats.org/officeDocument/2006/relationships/fontTable" Target="fontTable.xml"/><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header" Target="header5.xml"/><Relationship Id="rId8" Type="http://schemas.openxmlformats.org/officeDocument/2006/relationships/settings" Target="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 Id="rId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10033601\Desktop\Smart%20DCC\Policy%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capita-my.sharepoint.com/personal/p50127234_capita_co_uk/Documents/Clients/DCC/FSM/Market%20Warming/Volume%20Metrics/RemedyReturns_2023112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apita-my.sharepoint.com/personal/p50127234_capita_co_uk/Documents/Clients/DCC/FSM/Market%20Warming/Volume%20Metrics/RemedySRM_20231127.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apita-my.sharepoint.com/personal/p50127234_capita_co_uk/Documents/Clients/DCC/FSM/Market%20Warming/Volume%20Metrics/RemedyChange_20231127.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capita-my.sharepoint.com/personal/p50127234_capita_co_uk/Documents/Clients/DCC/FSM/Market%20Warming/Volume%20Metrics/RemedyProblem_20231127.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[RemedyReturns_20231127.xlsx]Sheet1!PivotTable1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Sheet1!$C$3:$C$4</c:f>
              <c:strCache>
                <c:ptCount val="1"/>
                <c:pt idx="0">
                  <c:v>Fault identified post installation</c:v>
                </c:pt>
              </c:strCache>
            </c:strRef>
          </c:tx>
          <c:spPr>
            <a:solidFill>
              <a:schemeClr val="accent1"/>
            </a:solidFill>
            <a:ln>
              <a:noFill/>
            </a:ln>
            <a:effectLst/>
          </c:spPr>
          <c:invertIfNegative val="0"/>
          <c:cat>
            <c:strRef>
              <c:f>Sheet1!$B$5:$B$16</c:f>
              <c:strCache>
                <c:ptCount val="11"/>
                <c:pt idx="0">
                  <c:v>Jan</c:v>
                </c:pt>
                <c:pt idx="1">
                  <c:v>Feb</c:v>
                </c:pt>
                <c:pt idx="2">
                  <c:v>Mar</c:v>
                </c:pt>
                <c:pt idx="3">
                  <c:v>Apr</c:v>
                </c:pt>
                <c:pt idx="4">
                  <c:v>May</c:v>
                </c:pt>
                <c:pt idx="5">
                  <c:v>Jun</c:v>
                </c:pt>
                <c:pt idx="6">
                  <c:v>Jul</c:v>
                </c:pt>
                <c:pt idx="7">
                  <c:v>Aug</c:v>
                </c:pt>
                <c:pt idx="8">
                  <c:v>Sep</c:v>
                </c:pt>
                <c:pt idx="9">
                  <c:v>Oct</c:v>
                </c:pt>
                <c:pt idx="10">
                  <c:v>Nov</c:v>
                </c:pt>
              </c:strCache>
            </c:strRef>
          </c:cat>
          <c:val>
            <c:numRef>
              <c:f>Sheet1!$C$5:$C$16</c:f>
              <c:numCache>
                <c:formatCode>General</c:formatCode>
                <c:ptCount val="11"/>
                <c:pt idx="0">
                  <c:v>1033</c:v>
                </c:pt>
                <c:pt idx="1">
                  <c:v>499</c:v>
                </c:pt>
                <c:pt idx="2">
                  <c:v>718</c:v>
                </c:pt>
                <c:pt idx="3">
                  <c:v>1074</c:v>
                </c:pt>
                <c:pt idx="4">
                  <c:v>1025</c:v>
                </c:pt>
                <c:pt idx="5">
                  <c:v>1003</c:v>
                </c:pt>
                <c:pt idx="6">
                  <c:v>1307</c:v>
                </c:pt>
                <c:pt idx="7">
                  <c:v>1509</c:v>
                </c:pt>
                <c:pt idx="8">
                  <c:v>1389</c:v>
                </c:pt>
                <c:pt idx="9">
                  <c:v>1307</c:v>
                </c:pt>
                <c:pt idx="10">
                  <c:v>1140</c:v>
                </c:pt>
              </c:numCache>
            </c:numRef>
          </c:val>
          <c:extLst>
            <c:ext xmlns:c16="http://schemas.microsoft.com/office/drawing/2014/chart" uri="{C3380CC4-5D6E-409C-BE32-E72D297353CC}">
              <c16:uniqueId val="{00000000-0568-42BB-B57C-2305F193D32E}"/>
            </c:ext>
          </c:extLst>
        </c:ser>
        <c:ser>
          <c:idx val="1"/>
          <c:order val="1"/>
          <c:tx>
            <c:strRef>
              <c:f>Sheet1!$D$3:$D$4</c:f>
              <c:strCache>
                <c:ptCount val="1"/>
                <c:pt idx="0">
                  <c:v>Fault identified prior to installation</c:v>
                </c:pt>
              </c:strCache>
            </c:strRef>
          </c:tx>
          <c:spPr>
            <a:solidFill>
              <a:schemeClr val="accent2"/>
            </a:solidFill>
            <a:ln>
              <a:noFill/>
            </a:ln>
            <a:effectLst/>
          </c:spPr>
          <c:invertIfNegative val="0"/>
          <c:cat>
            <c:strRef>
              <c:f>Sheet1!$B$5:$B$16</c:f>
              <c:strCache>
                <c:ptCount val="11"/>
                <c:pt idx="0">
                  <c:v>Jan</c:v>
                </c:pt>
                <c:pt idx="1">
                  <c:v>Feb</c:v>
                </c:pt>
                <c:pt idx="2">
                  <c:v>Mar</c:v>
                </c:pt>
                <c:pt idx="3">
                  <c:v>Apr</c:v>
                </c:pt>
                <c:pt idx="4">
                  <c:v>May</c:v>
                </c:pt>
                <c:pt idx="5">
                  <c:v>Jun</c:v>
                </c:pt>
                <c:pt idx="6">
                  <c:v>Jul</c:v>
                </c:pt>
                <c:pt idx="7">
                  <c:v>Aug</c:v>
                </c:pt>
                <c:pt idx="8">
                  <c:v>Sep</c:v>
                </c:pt>
                <c:pt idx="9">
                  <c:v>Oct</c:v>
                </c:pt>
                <c:pt idx="10">
                  <c:v>Nov</c:v>
                </c:pt>
              </c:strCache>
            </c:strRef>
          </c:cat>
          <c:val>
            <c:numRef>
              <c:f>Sheet1!$D$5:$D$16</c:f>
              <c:numCache>
                <c:formatCode>General</c:formatCode>
                <c:ptCount val="11"/>
                <c:pt idx="0">
                  <c:v>5353</c:v>
                </c:pt>
                <c:pt idx="1">
                  <c:v>1693</c:v>
                </c:pt>
                <c:pt idx="2">
                  <c:v>928</c:v>
                </c:pt>
                <c:pt idx="3">
                  <c:v>1847</c:v>
                </c:pt>
                <c:pt idx="4">
                  <c:v>1253</c:v>
                </c:pt>
                <c:pt idx="5">
                  <c:v>1171</c:v>
                </c:pt>
                <c:pt idx="6">
                  <c:v>509</c:v>
                </c:pt>
                <c:pt idx="7">
                  <c:v>1819</c:v>
                </c:pt>
                <c:pt idx="8">
                  <c:v>10273</c:v>
                </c:pt>
                <c:pt idx="9">
                  <c:v>552</c:v>
                </c:pt>
                <c:pt idx="10">
                  <c:v>1661</c:v>
                </c:pt>
              </c:numCache>
            </c:numRef>
          </c:val>
          <c:extLst>
            <c:ext xmlns:c16="http://schemas.microsoft.com/office/drawing/2014/chart" uri="{C3380CC4-5D6E-409C-BE32-E72D297353CC}">
              <c16:uniqueId val="{00000001-0568-42BB-B57C-2305F193D32E}"/>
            </c:ext>
          </c:extLst>
        </c:ser>
        <c:ser>
          <c:idx val="2"/>
          <c:order val="2"/>
          <c:tx>
            <c:strRef>
              <c:f>Sheet1!$E$3:$E$4</c:f>
              <c:strCache>
                <c:ptCount val="1"/>
                <c:pt idx="0">
                  <c:v>Lost or Stolen Hub</c:v>
                </c:pt>
              </c:strCache>
            </c:strRef>
          </c:tx>
          <c:spPr>
            <a:solidFill>
              <a:schemeClr val="accent3"/>
            </a:solidFill>
            <a:ln>
              <a:noFill/>
            </a:ln>
            <a:effectLst/>
          </c:spPr>
          <c:invertIfNegative val="0"/>
          <c:cat>
            <c:strRef>
              <c:f>Sheet1!$B$5:$B$16</c:f>
              <c:strCache>
                <c:ptCount val="11"/>
                <c:pt idx="0">
                  <c:v>Jan</c:v>
                </c:pt>
                <c:pt idx="1">
                  <c:v>Feb</c:v>
                </c:pt>
                <c:pt idx="2">
                  <c:v>Mar</c:v>
                </c:pt>
                <c:pt idx="3">
                  <c:v>Apr</c:v>
                </c:pt>
                <c:pt idx="4">
                  <c:v>May</c:v>
                </c:pt>
                <c:pt idx="5">
                  <c:v>Jun</c:v>
                </c:pt>
                <c:pt idx="6">
                  <c:v>Jul</c:v>
                </c:pt>
                <c:pt idx="7">
                  <c:v>Aug</c:v>
                </c:pt>
                <c:pt idx="8">
                  <c:v>Sep</c:v>
                </c:pt>
                <c:pt idx="9">
                  <c:v>Oct</c:v>
                </c:pt>
                <c:pt idx="10">
                  <c:v>Nov</c:v>
                </c:pt>
              </c:strCache>
            </c:strRef>
          </c:cat>
          <c:val>
            <c:numRef>
              <c:f>Sheet1!$E$5:$E$16</c:f>
              <c:numCache>
                <c:formatCode>General</c:formatCode>
                <c:ptCount val="11"/>
                <c:pt idx="0">
                  <c:v>5</c:v>
                </c:pt>
                <c:pt idx="1">
                  <c:v>4</c:v>
                </c:pt>
                <c:pt idx="2">
                  <c:v>234</c:v>
                </c:pt>
                <c:pt idx="3">
                  <c:v>5</c:v>
                </c:pt>
                <c:pt idx="4">
                  <c:v>6</c:v>
                </c:pt>
                <c:pt idx="5">
                  <c:v>5</c:v>
                </c:pt>
                <c:pt idx="6">
                  <c:v>4</c:v>
                </c:pt>
                <c:pt idx="8">
                  <c:v>6</c:v>
                </c:pt>
                <c:pt idx="9">
                  <c:v>9</c:v>
                </c:pt>
                <c:pt idx="10">
                  <c:v>6</c:v>
                </c:pt>
              </c:numCache>
            </c:numRef>
          </c:val>
          <c:extLst>
            <c:ext xmlns:c16="http://schemas.microsoft.com/office/drawing/2014/chart" uri="{C3380CC4-5D6E-409C-BE32-E72D297353CC}">
              <c16:uniqueId val="{00000002-0568-42BB-B57C-2305F193D32E}"/>
            </c:ext>
          </c:extLst>
        </c:ser>
        <c:ser>
          <c:idx val="3"/>
          <c:order val="3"/>
          <c:tx>
            <c:strRef>
              <c:f>Sheet1!$F$3:$F$4</c:f>
              <c:strCache>
                <c:ptCount val="1"/>
                <c:pt idx="0">
                  <c:v>No Fault Return (dual supplier HAN variant replacement)</c:v>
                </c:pt>
              </c:strCache>
            </c:strRef>
          </c:tx>
          <c:spPr>
            <a:solidFill>
              <a:schemeClr val="accent4"/>
            </a:solidFill>
            <a:ln>
              <a:noFill/>
            </a:ln>
            <a:effectLst/>
          </c:spPr>
          <c:invertIfNegative val="0"/>
          <c:cat>
            <c:strRef>
              <c:f>Sheet1!$B$5:$B$16</c:f>
              <c:strCache>
                <c:ptCount val="11"/>
                <c:pt idx="0">
                  <c:v>Jan</c:v>
                </c:pt>
                <c:pt idx="1">
                  <c:v>Feb</c:v>
                </c:pt>
                <c:pt idx="2">
                  <c:v>Mar</c:v>
                </c:pt>
                <c:pt idx="3">
                  <c:v>Apr</c:v>
                </c:pt>
                <c:pt idx="4">
                  <c:v>May</c:v>
                </c:pt>
                <c:pt idx="5">
                  <c:v>Jun</c:v>
                </c:pt>
                <c:pt idx="6">
                  <c:v>Jul</c:v>
                </c:pt>
                <c:pt idx="7">
                  <c:v>Aug</c:v>
                </c:pt>
                <c:pt idx="8">
                  <c:v>Sep</c:v>
                </c:pt>
                <c:pt idx="9">
                  <c:v>Oct</c:v>
                </c:pt>
                <c:pt idx="10">
                  <c:v>Nov</c:v>
                </c:pt>
              </c:strCache>
            </c:strRef>
          </c:cat>
          <c:val>
            <c:numRef>
              <c:f>Sheet1!$F$5:$F$16</c:f>
              <c:numCache>
                <c:formatCode>General</c:formatCode>
                <c:ptCount val="11"/>
                <c:pt idx="0">
                  <c:v>35</c:v>
                </c:pt>
                <c:pt idx="1">
                  <c:v>22</c:v>
                </c:pt>
                <c:pt idx="2">
                  <c:v>19</c:v>
                </c:pt>
                <c:pt idx="3">
                  <c:v>22</c:v>
                </c:pt>
                <c:pt idx="4">
                  <c:v>22</c:v>
                </c:pt>
                <c:pt idx="5">
                  <c:v>11</c:v>
                </c:pt>
                <c:pt idx="6">
                  <c:v>22</c:v>
                </c:pt>
                <c:pt idx="7">
                  <c:v>39</c:v>
                </c:pt>
                <c:pt idx="8">
                  <c:v>57</c:v>
                </c:pt>
                <c:pt idx="9">
                  <c:v>42</c:v>
                </c:pt>
                <c:pt idx="10">
                  <c:v>24</c:v>
                </c:pt>
              </c:numCache>
            </c:numRef>
          </c:val>
          <c:extLst>
            <c:ext xmlns:c16="http://schemas.microsoft.com/office/drawing/2014/chart" uri="{C3380CC4-5D6E-409C-BE32-E72D297353CC}">
              <c16:uniqueId val="{00000003-0568-42BB-B57C-2305F193D32E}"/>
            </c:ext>
          </c:extLst>
        </c:ser>
        <c:ser>
          <c:idx val="4"/>
          <c:order val="4"/>
          <c:tx>
            <c:strRef>
              <c:f>Sheet1!$G$3:$G$4</c:f>
              <c:strCache>
                <c:ptCount val="1"/>
                <c:pt idx="0">
                  <c:v>No Fault Return (general)</c:v>
                </c:pt>
              </c:strCache>
            </c:strRef>
          </c:tx>
          <c:spPr>
            <a:solidFill>
              <a:schemeClr val="accent5"/>
            </a:solidFill>
            <a:ln>
              <a:noFill/>
            </a:ln>
            <a:effectLst/>
          </c:spPr>
          <c:invertIfNegative val="0"/>
          <c:cat>
            <c:strRef>
              <c:f>Sheet1!$B$5:$B$16</c:f>
              <c:strCache>
                <c:ptCount val="11"/>
                <c:pt idx="0">
                  <c:v>Jan</c:v>
                </c:pt>
                <c:pt idx="1">
                  <c:v>Feb</c:v>
                </c:pt>
                <c:pt idx="2">
                  <c:v>Mar</c:v>
                </c:pt>
                <c:pt idx="3">
                  <c:v>Apr</c:v>
                </c:pt>
                <c:pt idx="4">
                  <c:v>May</c:v>
                </c:pt>
                <c:pt idx="5">
                  <c:v>Jun</c:v>
                </c:pt>
                <c:pt idx="6">
                  <c:v>Jul</c:v>
                </c:pt>
                <c:pt idx="7">
                  <c:v>Aug</c:v>
                </c:pt>
                <c:pt idx="8">
                  <c:v>Sep</c:v>
                </c:pt>
                <c:pt idx="9">
                  <c:v>Oct</c:v>
                </c:pt>
                <c:pt idx="10">
                  <c:v>Nov</c:v>
                </c:pt>
              </c:strCache>
            </c:strRef>
          </c:cat>
          <c:val>
            <c:numRef>
              <c:f>Sheet1!$G$5:$G$16</c:f>
              <c:numCache>
                <c:formatCode>General</c:formatCode>
                <c:ptCount val="11"/>
                <c:pt idx="0">
                  <c:v>9673</c:v>
                </c:pt>
                <c:pt idx="1">
                  <c:v>6840</c:v>
                </c:pt>
                <c:pt idx="2">
                  <c:v>11523</c:v>
                </c:pt>
                <c:pt idx="3">
                  <c:v>3935</c:v>
                </c:pt>
                <c:pt idx="4">
                  <c:v>8019</c:v>
                </c:pt>
                <c:pt idx="5">
                  <c:v>9781</c:v>
                </c:pt>
                <c:pt idx="6">
                  <c:v>9172</c:v>
                </c:pt>
                <c:pt idx="7">
                  <c:v>11905</c:v>
                </c:pt>
                <c:pt idx="8">
                  <c:v>10114</c:v>
                </c:pt>
                <c:pt idx="9">
                  <c:v>3721</c:v>
                </c:pt>
                <c:pt idx="10">
                  <c:v>29151</c:v>
                </c:pt>
              </c:numCache>
            </c:numRef>
          </c:val>
          <c:extLst>
            <c:ext xmlns:c16="http://schemas.microsoft.com/office/drawing/2014/chart" uri="{C3380CC4-5D6E-409C-BE32-E72D297353CC}">
              <c16:uniqueId val="{00000004-0568-42BB-B57C-2305F193D32E}"/>
            </c:ext>
          </c:extLst>
        </c:ser>
        <c:ser>
          <c:idx val="5"/>
          <c:order val="5"/>
          <c:tx>
            <c:strRef>
              <c:f>Sheet1!$H$3:$H$4</c:f>
              <c:strCache>
                <c:ptCount val="1"/>
                <c:pt idx="0">
                  <c:v>No Fault Return (non-dom opt out)</c:v>
                </c:pt>
              </c:strCache>
            </c:strRef>
          </c:tx>
          <c:spPr>
            <a:solidFill>
              <a:schemeClr val="accent6"/>
            </a:solidFill>
            <a:ln>
              <a:noFill/>
            </a:ln>
            <a:effectLst/>
          </c:spPr>
          <c:invertIfNegative val="0"/>
          <c:cat>
            <c:strRef>
              <c:f>Sheet1!$B$5:$B$16</c:f>
              <c:strCache>
                <c:ptCount val="11"/>
                <c:pt idx="0">
                  <c:v>Jan</c:v>
                </c:pt>
                <c:pt idx="1">
                  <c:v>Feb</c:v>
                </c:pt>
                <c:pt idx="2">
                  <c:v>Mar</c:v>
                </c:pt>
                <c:pt idx="3">
                  <c:v>Apr</c:v>
                </c:pt>
                <c:pt idx="4">
                  <c:v>May</c:v>
                </c:pt>
                <c:pt idx="5">
                  <c:v>Jun</c:v>
                </c:pt>
                <c:pt idx="6">
                  <c:v>Jul</c:v>
                </c:pt>
                <c:pt idx="7">
                  <c:v>Aug</c:v>
                </c:pt>
                <c:pt idx="8">
                  <c:v>Sep</c:v>
                </c:pt>
                <c:pt idx="9">
                  <c:v>Oct</c:v>
                </c:pt>
                <c:pt idx="10">
                  <c:v>Nov</c:v>
                </c:pt>
              </c:strCache>
            </c:strRef>
          </c:cat>
          <c:val>
            <c:numRef>
              <c:f>Sheet1!$H$5:$H$16</c:f>
              <c:numCache>
                <c:formatCode>General</c:formatCode>
                <c:ptCount val="11"/>
                <c:pt idx="0">
                  <c:v>2</c:v>
                </c:pt>
                <c:pt idx="1">
                  <c:v>2</c:v>
                </c:pt>
                <c:pt idx="2">
                  <c:v>7</c:v>
                </c:pt>
                <c:pt idx="3">
                  <c:v>9</c:v>
                </c:pt>
                <c:pt idx="4">
                  <c:v>11</c:v>
                </c:pt>
                <c:pt idx="5">
                  <c:v>9</c:v>
                </c:pt>
                <c:pt idx="6">
                  <c:v>11</c:v>
                </c:pt>
                <c:pt idx="7">
                  <c:v>10</c:v>
                </c:pt>
                <c:pt idx="8">
                  <c:v>35</c:v>
                </c:pt>
                <c:pt idx="9">
                  <c:v>35</c:v>
                </c:pt>
                <c:pt idx="10">
                  <c:v>24</c:v>
                </c:pt>
              </c:numCache>
            </c:numRef>
          </c:val>
          <c:extLst>
            <c:ext xmlns:c16="http://schemas.microsoft.com/office/drawing/2014/chart" uri="{C3380CC4-5D6E-409C-BE32-E72D297353CC}">
              <c16:uniqueId val="{00000005-0568-42BB-B57C-2305F193D32E}"/>
            </c:ext>
          </c:extLst>
        </c:ser>
        <c:ser>
          <c:idx val="6"/>
          <c:order val="6"/>
          <c:tx>
            <c:strRef>
              <c:f>Sheet1!$I$3:$I$4</c:f>
              <c:strCache>
                <c:ptCount val="1"/>
                <c:pt idx="0">
                  <c:v>No Fault Return (SM WAN variant replacement requested by DCC)</c:v>
                </c:pt>
              </c:strCache>
            </c:strRef>
          </c:tx>
          <c:spPr>
            <a:solidFill>
              <a:schemeClr val="accent1">
                <a:lumMod val="60000"/>
              </a:schemeClr>
            </a:solidFill>
            <a:ln>
              <a:noFill/>
            </a:ln>
            <a:effectLst/>
          </c:spPr>
          <c:invertIfNegative val="0"/>
          <c:cat>
            <c:strRef>
              <c:f>Sheet1!$B$5:$B$16</c:f>
              <c:strCache>
                <c:ptCount val="11"/>
                <c:pt idx="0">
                  <c:v>Jan</c:v>
                </c:pt>
                <c:pt idx="1">
                  <c:v>Feb</c:v>
                </c:pt>
                <c:pt idx="2">
                  <c:v>Mar</c:v>
                </c:pt>
                <c:pt idx="3">
                  <c:v>Apr</c:v>
                </c:pt>
                <c:pt idx="4">
                  <c:v>May</c:v>
                </c:pt>
                <c:pt idx="5">
                  <c:v>Jun</c:v>
                </c:pt>
                <c:pt idx="6">
                  <c:v>Jul</c:v>
                </c:pt>
                <c:pt idx="7">
                  <c:v>Aug</c:v>
                </c:pt>
                <c:pt idx="8">
                  <c:v>Sep</c:v>
                </c:pt>
                <c:pt idx="9">
                  <c:v>Oct</c:v>
                </c:pt>
                <c:pt idx="10">
                  <c:v>Nov</c:v>
                </c:pt>
              </c:strCache>
            </c:strRef>
          </c:cat>
          <c:val>
            <c:numRef>
              <c:f>Sheet1!$I$5:$I$16</c:f>
              <c:numCache>
                <c:formatCode>General</c:formatCode>
                <c:ptCount val="11"/>
                <c:pt idx="0">
                  <c:v>39</c:v>
                </c:pt>
                <c:pt idx="1">
                  <c:v>23</c:v>
                </c:pt>
                <c:pt idx="2">
                  <c:v>56</c:v>
                </c:pt>
                <c:pt idx="3">
                  <c:v>27</c:v>
                </c:pt>
                <c:pt idx="4">
                  <c:v>247</c:v>
                </c:pt>
                <c:pt idx="5">
                  <c:v>30</c:v>
                </c:pt>
                <c:pt idx="6">
                  <c:v>30</c:v>
                </c:pt>
                <c:pt idx="7">
                  <c:v>53</c:v>
                </c:pt>
                <c:pt idx="8">
                  <c:v>88</c:v>
                </c:pt>
                <c:pt idx="9">
                  <c:v>86</c:v>
                </c:pt>
                <c:pt idx="10">
                  <c:v>77</c:v>
                </c:pt>
              </c:numCache>
            </c:numRef>
          </c:val>
          <c:extLst>
            <c:ext xmlns:c16="http://schemas.microsoft.com/office/drawing/2014/chart" uri="{C3380CC4-5D6E-409C-BE32-E72D297353CC}">
              <c16:uniqueId val="{00000006-0568-42BB-B57C-2305F193D32E}"/>
            </c:ext>
          </c:extLst>
        </c:ser>
        <c:ser>
          <c:idx val="7"/>
          <c:order val="7"/>
          <c:tx>
            <c:strRef>
              <c:f>Sheet1!$J$3:$J$4</c:f>
              <c:strCache>
                <c:ptCount val="1"/>
                <c:pt idx="0">
                  <c:v>Service User Non-Compliance</c:v>
                </c:pt>
              </c:strCache>
            </c:strRef>
          </c:tx>
          <c:spPr>
            <a:solidFill>
              <a:schemeClr val="accent2">
                <a:lumMod val="60000"/>
              </a:schemeClr>
            </a:solidFill>
            <a:ln>
              <a:noFill/>
            </a:ln>
            <a:effectLst/>
          </c:spPr>
          <c:invertIfNegative val="0"/>
          <c:cat>
            <c:strRef>
              <c:f>Sheet1!$B$5:$B$16</c:f>
              <c:strCache>
                <c:ptCount val="11"/>
                <c:pt idx="0">
                  <c:v>Jan</c:v>
                </c:pt>
                <c:pt idx="1">
                  <c:v>Feb</c:v>
                </c:pt>
                <c:pt idx="2">
                  <c:v>Mar</c:v>
                </c:pt>
                <c:pt idx="3">
                  <c:v>Apr</c:v>
                </c:pt>
                <c:pt idx="4">
                  <c:v>May</c:v>
                </c:pt>
                <c:pt idx="5">
                  <c:v>Jun</c:v>
                </c:pt>
                <c:pt idx="6">
                  <c:v>Jul</c:v>
                </c:pt>
                <c:pt idx="7">
                  <c:v>Aug</c:v>
                </c:pt>
                <c:pt idx="8">
                  <c:v>Sep</c:v>
                </c:pt>
                <c:pt idx="9">
                  <c:v>Oct</c:v>
                </c:pt>
                <c:pt idx="10">
                  <c:v>Nov</c:v>
                </c:pt>
              </c:strCache>
            </c:strRef>
          </c:cat>
          <c:val>
            <c:numRef>
              <c:f>Sheet1!$J$5:$J$16</c:f>
              <c:numCache>
                <c:formatCode>General</c:formatCode>
                <c:ptCount val="11"/>
                <c:pt idx="5">
                  <c:v>303</c:v>
                </c:pt>
                <c:pt idx="6">
                  <c:v>1029</c:v>
                </c:pt>
                <c:pt idx="7">
                  <c:v>3384</c:v>
                </c:pt>
                <c:pt idx="8">
                  <c:v>1587</c:v>
                </c:pt>
                <c:pt idx="9">
                  <c:v>4105</c:v>
                </c:pt>
                <c:pt idx="10">
                  <c:v>2811</c:v>
                </c:pt>
              </c:numCache>
            </c:numRef>
          </c:val>
          <c:extLst>
            <c:ext xmlns:c16="http://schemas.microsoft.com/office/drawing/2014/chart" uri="{C3380CC4-5D6E-409C-BE32-E72D297353CC}">
              <c16:uniqueId val="{00000007-0568-42BB-B57C-2305F193D32E}"/>
            </c:ext>
          </c:extLst>
        </c:ser>
        <c:dLbls>
          <c:showLegendKey val="0"/>
          <c:showVal val="0"/>
          <c:showCatName val="0"/>
          <c:showSerName val="0"/>
          <c:showPercent val="0"/>
          <c:showBubbleSize val="0"/>
        </c:dLbls>
        <c:gapWidth val="219"/>
        <c:overlap val="-27"/>
        <c:axId val="1594190543"/>
        <c:axId val="1553691375"/>
      </c:barChart>
      <c:catAx>
        <c:axId val="1594190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3691375"/>
        <c:crosses val="autoZero"/>
        <c:auto val="1"/>
        <c:lblAlgn val="ctr"/>
        <c:lblOffset val="100"/>
        <c:noMultiLvlLbl val="0"/>
      </c:catAx>
      <c:valAx>
        <c:axId val="15536913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419054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Servic</a:t>
            </a:r>
            <a:r>
              <a:rPr lang="en-GB" baseline="0"/>
              <a:t>e Requests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[RemedySRM_20231127.xlsx]Summary!$G$3</c:f>
              <c:strCache>
                <c:ptCount val="1"/>
                <c:pt idx="0">
                  <c:v>Service Requests</c:v>
                </c:pt>
              </c:strCache>
            </c:strRef>
          </c:tx>
          <c:spPr>
            <a:solidFill>
              <a:schemeClr val="accent1"/>
            </a:solidFill>
            <a:ln>
              <a:noFill/>
            </a:ln>
            <a:effectLst/>
          </c:spPr>
          <c:cat>
            <c:strRef>
              <c:f>[RemedySRM_20231127.xlsx]Summary!$F$4:$F$15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[RemedySRM_20231127.xlsx]Summary!$G$4:$G$15</c:f>
              <c:numCache>
                <c:formatCode>General</c:formatCode>
                <c:ptCount val="12"/>
                <c:pt idx="0">
                  <c:v>1151</c:v>
                </c:pt>
                <c:pt idx="1">
                  <c:v>1752</c:v>
                </c:pt>
                <c:pt idx="2">
                  <c:v>4009</c:v>
                </c:pt>
                <c:pt idx="3">
                  <c:v>1406</c:v>
                </c:pt>
                <c:pt idx="4">
                  <c:v>1342</c:v>
                </c:pt>
                <c:pt idx="5">
                  <c:v>1279</c:v>
                </c:pt>
                <c:pt idx="6">
                  <c:v>1254</c:v>
                </c:pt>
                <c:pt idx="7">
                  <c:v>1340</c:v>
                </c:pt>
                <c:pt idx="8">
                  <c:v>1758</c:v>
                </c:pt>
                <c:pt idx="9">
                  <c:v>1404</c:v>
                </c:pt>
                <c:pt idx="10">
                  <c:v>295</c:v>
                </c:pt>
                <c:pt idx="11">
                  <c:v>1403</c:v>
                </c:pt>
              </c:numCache>
            </c:numRef>
          </c:val>
          <c:extLst>
            <c:ext xmlns:c16="http://schemas.microsoft.com/office/drawing/2014/chart" uri="{C3380CC4-5D6E-409C-BE32-E72D297353CC}">
              <c16:uniqueId val="{00000000-4983-4A9F-BC99-23D5D8199184}"/>
            </c:ext>
          </c:extLst>
        </c:ser>
        <c:ser>
          <c:idx val="1"/>
          <c:order val="1"/>
          <c:tx>
            <c:strRef>
              <c:f>[RemedySRM_20231127.xlsx]Summary!$H$3</c:f>
              <c:strCache>
                <c:ptCount val="1"/>
                <c:pt idx="0">
                  <c:v>Work Orders </c:v>
                </c:pt>
              </c:strCache>
            </c:strRef>
          </c:tx>
          <c:spPr>
            <a:solidFill>
              <a:schemeClr val="accent2"/>
            </a:solidFill>
            <a:ln>
              <a:noFill/>
            </a:ln>
            <a:effectLst/>
          </c:spPr>
          <c:cat>
            <c:strRef>
              <c:f>[RemedySRM_20231127.xlsx]Summary!$F$4:$F$15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[RemedySRM_20231127.xlsx]Summary!$H$4:$H$15</c:f>
              <c:numCache>
                <c:formatCode>General</c:formatCode>
                <c:ptCount val="12"/>
                <c:pt idx="0">
                  <c:v>1382</c:v>
                </c:pt>
                <c:pt idx="1">
                  <c:v>2052</c:v>
                </c:pt>
                <c:pt idx="2">
                  <c:v>4429</c:v>
                </c:pt>
                <c:pt idx="3">
                  <c:v>1693</c:v>
                </c:pt>
                <c:pt idx="4">
                  <c:v>1622</c:v>
                </c:pt>
                <c:pt idx="5">
                  <c:v>1564</c:v>
                </c:pt>
                <c:pt idx="6">
                  <c:v>1565</c:v>
                </c:pt>
                <c:pt idx="7">
                  <c:v>1651</c:v>
                </c:pt>
                <c:pt idx="8">
                  <c:v>2129</c:v>
                </c:pt>
                <c:pt idx="9">
                  <c:v>1636</c:v>
                </c:pt>
                <c:pt idx="10">
                  <c:v>342</c:v>
                </c:pt>
                <c:pt idx="11">
                  <c:v>1697</c:v>
                </c:pt>
              </c:numCache>
            </c:numRef>
          </c:val>
          <c:extLst>
            <c:ext xmlns:c16="http://schemas.microsoft.com/office/drawing/2014/chart" uri="{C3380CC4-5D6E-409C-BE32-E72D297353CC}">
              <c16:uniqueId val="{00000001-4983-4A9F-BC99-23D5D8199184}"/>
            </c:ext>
          </c:extLst>
        </c:ser>
        <c:dLbls>
          <c:showLegendKey val="0"/>
          <c:showVal val="0"/>
          <c:showCatName val="0"/>
          <c:showSerName val="0"/>
          <c:showPercent val="0"/>
          <c:showBubbleSize val="0"/>
        </c:dLbls>
        <c:axId val="1076045760"/>
        <c:axId val="1384999296"/>
      </c:areaChart>
      <c:catAx>
        <c:axId val="107604576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4999296"/>
        <c:crosses val="autoZero"/>
        <c:auto val="1"/>
        <c:lblAlgn val="ctr"/>
        <c:lblOffset val="100"/>
        <c:noMultiLvlLbl val="0"/>
      </c:catAx>
      <c:valAx>
        <c:axId val="1384999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04576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Change</a:t>
            </a:r>
            <a:r>
              <a:rPr lang="en-GB" baseline="0"/>
              <a:t> Requests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[RemedyChange_20231127.xlsx]Summary!$L$3</c:f>
              <c:strCache>
                <c:ptCount val="1"/>
                <c:pt idx="0">
                  <c:v>Emergency</c:v>
                </c:pt>
              </c:strCache>
            </c:strRef>
          </c:tx>
          <c:spPr>
            <a:solidFill>
              <a:schemeClr val="accent1"/>
            </a:solidFill>
            <a:ln>
              <a:noFill/>
            </a:ln>
            <a:effectLst/>
          </c:spPr>
          <c:invertIfNegative val="0"/>
          <c:cat>
            <c:strRef>
              <c:f>[RemedyChange_20231127.xlsx]Summary!$K$4:$K$15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[RemedyChange_20231127.xlsx]Summary!$L$4:$L$15</c:f>
              <c:numCache>
                <c:formatCode>General</c:formatCode>
                <c:ptCount val="12"/>
                <c:pt idx="0">
                  <c:v>2</c:v>
                </c:pt>
                <c:pt idx="1">
                  <c:v>5</c:v>
                </c:pt>
                <c:pt idx="2">
                  <c:v>8</c:v>
                </c:pt>
                <c:pt idx="3">
                  <c:v>2</c:v>
                </c:pt>
                <c:pt idx="4">
                  <c:v>2</c:v>
                </c:pt>
                <c:pt idx="5">
                  <c:v>5</c:v>
                </c:pt>
                <c:pt idx="6">
                  <c:v>4</c:v>
                </c:pt>
                <c:pt idx="7">
                  <c:v>2</c:v>
                </c:pt>
                <c:pt idx="8">
                  <c:v>1</c:v>
                </c:pt>
                <c:pt idx="9">
                  <c:v>1</c:v>
                </c:pt>
                <c:pt idx="10">
                  <c:v>7</c:v>
                </c:pt>
                <c:pt idx="11">
                  <c:v>1</c:v>
                </c:pt>
              </c:numCache>
            </c:numRef>
          </c:val>
          <c:extLst>
            <c:ext xmlns:c16="http://schemas.microsoft.com/office/drawing/2014/chart" uri="{C3380CC4-5D6E-409C-BE32-E72D297353CC}">
              <c16:uniqueId val="{00000000-6C57-4957-81EB-79BF4DED58D8}"/>
            </c:ext>
          </c:extLst>
        </c:ser>
        <c:ser>
          <c:idx val="1"/>
          <c:order val="1"/>
          <c:tx>
            <c:strRef>
              <c:f>[RemedyChange_20231127.xlsx]Summary!$M$3</c:f>
              <c:strCache>
                <c:ptCount val="1"/>
                <c:pt idx="0">
                  <c:v>Expedited</c:v>
                </c:pt>
              </c:strCache>
            </c:strRef>
          </c:tx>
          <c:spPr>
            <a:solidFill>
              <a:schemeClr val="accent2"/>
            </a:solidFill>
            <a:ln>
              <a:noFill/>
            </a:ln>
            <a:effectLst/>
          </c:spPr>
          <c:invertIfNegative val="0"/>
          <c:cat>
            <c:strRef>
              <c:f>[RemedyChange_20231127.xlsx]Summary!$K$4:$K$15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[RemedyChange_20231127.xlsx]Summary!$M$4:$M$15</c:f>
              <c:numCache>
                <c:formatCode>General</c:formatCode>
                <c:ptCount val="12"/>
                <c:pt idx="0">
                  <c:v>4</c:v>
                </c:pt>
                <c:pt idx="1">
                  <c:v>23</c:v>
                </c:pt>
                <c:pt idx="2">
                  <c:v>20</c:v>
                </c:pt>
                <c:pt idx="3">
                  <c:v>10</c:v>
                </c:pt>
                <c:pt idx="4">
                  <c:v>13</c:v>
                </c:pt>
                <c:pt idx="5">
                  <c:v>22</c:v>
                </c:pt>
                <c:pt idx="6">
                  <c:v>11</c:v>
                </c:pt>
                <c:pt idx="7">
                  <c:v>19</c:v>
                </c:pt>
                <c:pt idx="8">
                  <c:v>16</c:v>
                </c:pt>
                <c:pt idx="9">
                  <c:v>15</c:v>
                </c:pt>
                <c:pt idx="10">
                  <c:v>30</c:v>
                </c:pt>
                <c:pt idx="11">
                  <c:v>7</c:v>
                </c:pt>
              </c:numCache>
            </c:numRef>
          </c:val>
          <c:extLst>
            <c:ext xmlns:c16="http://schemas.microsoft.com/office/drawing/2014/chart" uri="{C3380CC4-5D6E-409C-BE32-E72D297353CC}">
              <c16:uniqueId val="{00000001-6C57-4957-81EB-79BF4DED58D8}"/>
            </c:ext>
          </c:extLst>
        </c:ser>
        <c:ser>
          <c:idx val="2"/>
          <c:order val="2"/>
          <c:tx>
            <c:strRef>
              <c:f>[RemedyChange_20231127.xlsx]Summary!$N$3</c:f>
              <c:strCache>
                <c:ptCount val="1"/>
                <c:pt idx="0">
                  <c:v>For Information</c:v>
                </c:pt>
              </c:strCache>
            </c:strRef>
          </c:tx>
          <c:spPr>
            <a:solidFill>
              <a:schemeClr val="accent3"/>
            </a:solidFill>
            <a:ln>
              <a:noFill/>
            </a:ln>
            <a:effectLst/>
          </c:spPr>
          <c:invertIfNegative val="0"/>
          <c:cat>
            <c:strRef>
              <c:f>[RemedyChange_20231127.xlsx]Summary!$K$4:$K$15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[RemedyChange_20231127.xlsx]Summary!$N$4:$N$15</c:f>
              <c:numCache>
                <c:formatCode>General</c:formatCode>
                <c:ptCount val="12"/>
                <c:pt idx="0">
                  <c:v>163</c:v>
                </c:pt>
                <c:pt idx="1">
                  <c:v>133</c:v>
                </c:pt>
                <c:pt idx="2">
                  <c:v>125</c:v>
                </c:pt>
                <c:pt idx="3">
                  <c:v>83</c:v>
                </c:pt>
                <c:pt idx="4">
                  <c:v>97</c:v>
                </c:pt>
                <c:pt idx="5">
                  <c:v>106</c:v>
                </c:pt>
                <c:pt idx="6">
                  <c:v>114</c:v>
                </c:pt>
                <c:pt idx="7">
                  <c:v>130</c:v>
                </c:pt>
                <c:pt idx="8">
                  <c:v>96</c:v>
                </c:pt>
                <c:pt idx="9">
                  <c:v>132</c:v>
                </c:pt>
                <c:pt idx="10">
                  <c:v>103</c:v>
                </c:pt>
                <c:pt idx="11">
                  <c:v>49</c:v>
                </c:pt>
              </c:numCache>
            </c:numRef>
          </c:val>
          <c:extLst>
            <c:ext xmlns:c16="http://schemas.microsoft.com/office/drawing/2014/chart" uri="{C3380CC4-5D6E-409C-BE32-E72D297353CC}">
              <c16:uniqueId val="{00000002-6C57-4957-81EB-79BF4DED58D8}"/>
            </c:ext>
          </c:extLst>
        </c:ser>
        <c:ser>
          <c:idx val="3"/>
          <c:order val="3"/>
          <c:tx>
            <c:strRef>
              <c:f>[RemedyChange_20231127.xlsx]Summary!$O$3</c:f>
              <c:strCache>
                <c:ptCount val="1"/>
                <c:pt idx="0">
                  <c:v>Normal</c:v>
                </c:pt>
              </c:strCache>
            </c:strRef>
          </c:tx>
          <c:spPr>
            <a:solidFill>
              <a:schemeClr val="accent4"/>
            </a:solidFill>
            <a:ln>
              <a:noFill/>
            </a:ln>
            <a:effectLst/>
          </c:spPr>
          <c:invertIfNegative val="0"/>
          <c:cat>
            <c:strRef>
              <c:f>[RemedyChange_20231127.xlsx]Summary!$K$4:$K$15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[RemedyChange_20231127.xlsx]Summary!$O$4:$O$15</c:f>
              <c:numCache>
                <c:formatCode>General</c:formatCode>
                <c:ptCount val="12"/>
                <c:pt idx="0">
                  <c:v>20</c:v>
                </c:pt>
                <c:pt idx="1">
                  <c:v>20</c:v>
                </c:pt>
                <c:pt idx="2">
                  <c:v>14</c:v>
                </c:pt>
                <c:pt idx="3">
                  <c:v>18</c:v>
                </c:pt>
                <c:pt idx="4">
                  <c:v>20</c:v>
                </c:pt>
                <c:pt idx="5">
                  <c:v>26</c:v>
                </c:pt>
                <c:pt idx="6">
                  <c:v>33</c:v>
                </c:pt>
                <c:pt idx="7">
                  <c:v>24</c:v>
                </c:pt>
                <c:pt idx="8">
                  <c:v>23</c:v>
                </c:pt>
                <c:pt idx="9">
                  <c:v>33</c:v>
                </c:pt>
                <c:pt idx="10">
                  <c:v>13</c:v>
                </c:pt>
                <c:pt idx="11">
                  <c:v>11</c:v>
                </c:pt>
              </c:numCache>
            </c:numRef>
          </c:val>
          <c:extLst>
            <c:ext xmlns:c16="http://schemas.microsoft.com/office/drawing/2014/chart" uri="{C3380CC4-5D6E-409C-BE32-E72D297353CC}">
              <c16:uniqueId val="{00000003-6C57-4957-81EB-79BF4DED58D8}"/>
            </c:ext>
          </c:extLst>
        </c:ser>
        <c:ser>
          <c:idx val="4"/>
          <c:order val="4"/>
          <c:tx>
            <c:strRef>
              <c:f>[RemedyChange_20231127.xlsx]Summary!$P$3</c:f>
              <c:strCache>
                <c:ptCount val="1"/>
                <c:pt idx="0">
                  <c:v>Retrospective</c:v>
                </c:pt>
              </c:strCache>
            </c:strRef>
          </c:tx>
          <c:spPr>
            <a:solidFill>
              <a:schemeClr val="accent5"/>
            </a:solidFill>
            <a:ln>
              <a:noFill/>
            </a:ln>
            <a:effectLst/>
          </c:spPr>
          <c:invertIfNegative val="0"/>
          <c:cat>
            <c:strRef>
              <c:f>[RemedyChange_20231127.xlsx]Summary!$K$4:$K$15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[RemedyChange_20231127.xlsx]Summary!$P$4:$P$15</c:f>
              <c:numCache>
                <c:formatCode>General</c:formatCode>
                <c:ptCount val="12"/>
                <c:pt idx="0">
                  <c:v>4</c:v>
                </c:pt>
                <c:pt idx="1">
                  <c:v>2</c:v>
                </c:pt>
                <c:pt idx="2">
                  <c:v>5</c:v>
                </c:pt>
                <c:pt idx="3">
                  <c:v>4</c:v>
                </c:pt>
                <c:pt idx="4">
                  <c:v>5</c:v>
                </c:pt>
                <c:pt idx="5">
                  <c:v>13</c:v>
                </c:pt>
                <c:pt idx="6">
                  <c:v>8</c:v>
                </c:pt>
                <c:pt idx="7">
                  <c:v>1</c:v>
                </c:pt>
                <c:pt idx="8">
                  <c:v>5</c:v>
                </c:pt>
                <c:pt idx="9">
                  <c:v>5</c:v>
                </c:pt>
                <c:pt idx="10">
                  <c:v>2</c:v>
                </c:pt>
              </c:numCache>
            </c:numRef>
          </c:val>
          <c:extLst>
            <c:ext xmlns:c16="http://schemas.microsoft.com/office/drawing/2014/chart" uri="{C3380CC4-5D6E-409C-BE32-E72D297353CC}">
              <c16:uniqueId val="{00000004-6C57-4957-81EB-79BF4DED58D8}"/>
            </c:ext>
          </c:extLst>
        </c:ser>
        <c:ser>
          <c:idx val="5"/>
          <c:order val="5"/>
          <c:tx>
            <c:strRef>
              <c:f>[RemedyChange_20231127.xlsx]Summary!$Q$3</c:f>
              <c:strCache>
                <c:ptCount val="1"/>
                <c:pt idx="0">
                  <c:v>Standard</c:v>
                </c:pt>
              </c:strCache>
            </c:strRef>
          </c:tx>
          <c:spPr>
            <a:solidFill>
              <a:schemeClr val="accent6"/>
            </a:solidFill>
            <a:ln>
              <a:noFill/>
            </a:ln>
            <a:effectLst/>
          </c:spPr>
          <c:invertIfNegative val="0"/>
          <c:cat>
            <c:strRef>
              <c:f>[RemedyChange_20231127.xlsx]Summary!$K$4:$K$15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[RemedyChange_20231127.xlsx]Summary!$Q$4:$Q$15</c:f>
              <c:numCache>
                <c:formatCode>General</c:formatCode>
                <c:ptCount val="12"/>
                <c:pt idx="0">
                  <c:v>149</c:v>
                </c:pt>
                <c:pt idx="1">
                  <c:v>120</c:v>
                </c:pt>
                <c:pt idx="2">
                  <c:v>151</c:v>
                </c:pt>
                <c:pt idx="3">
                  <c:v>134</c:v>
                </c:pt>
                <c:pt idx="4">
                  <c:v>131</c:v>
                </c:pt>
                <c:pt idx="5">
                  <c:v>141</c:v>
                </c:pt>
                <c:pt idx="6">
                  <c:v>76</c:v>
                </c:pt>
                <c:pt idx="7">
                  <c:v>132</c:v>
                </c:pt>
                <c:pt idx="8">
                  <c:v>165</c:v>
                </c:pt>
                <c:pt idx="9">
                  <c:v>227</c:v>
                </c:pt>
                <c:pt idx="10">
                  <c:v>174</c:v>
                </c:pt>
                <c:pt idx="11">
                  <c:v>79</c:v>
                </c:pt>
              </c:numCache>
            </c:numRef>
          </c:val>
          <c:extLst>
            <c:ext xmlns:c16="http://schemas.microsoft.com/office/drawing/2014/chart" uri="{C3380CC4-5D6E-409C-BE32-E72D297353CC}">
              <c16:uniqueId val="{00000005-6C57-4957-81EB-79BF4DED58D8}"/>
            </c:ext>
          </c:extLst>
        </c:ser>
        <c:dLbls>
          <c:showLegendKey val="0"/>
          <c:showVal val="0"/>
          <c:showCatName val="0"/>
          <c:showSerName val="0"/>
          <c:showPercent val="0"/>
          <c:showBubbleSize val="0"/>
        </c:dLbls>
        <c:gapWidth val="219"/>
        <c:overlap val="-27"/>
        <c:axId val="1296094431"/>
        <c:axId val="1471723535"/>
        <c:extLst>
          <c:ext xmlns:c15="http://schemas.microsoft.com/office/drawing/2012/chart" uri="{02D57815-91ED-43cb-92C2-25804820EDAC}">
            <c15:filteredBarSeries>
              <c15:ser>
                <c:idx val="6"/>
                <c:order val="6"/>
                <c:tx>
                  <c:strRef>
                    <c:extLst>
                      <c:ext uri="{02D57815-91ED-43cb-92C2-25804820EDAC}">
                        <c15:formulaRef>
                          <c15:sqref>[RemedyChange_20231127.xlsx]Summary!$R$3</c15:sqref>
                        </c15:formulaRef>
                      </c:ext>
                    </c:extLst>
                    <c:strCache>
                      <c:ptCount val="1"/>
                      <c:pt idx="0">
                        <c:v>Grand Total</c:v>
                      </c:pt>
                    </c:strCache>
                  </c:strRef>
                </c:tx>
                <c:spPr>
                  <a:solidFill>
                    <a:schemeClr val="accent1">
                      <a:lumMod val="60000"/>
                    </a:schemeClr>
                  </a:solidFill>
                  <a:ln>
                    <a:noFill/>
                  </a:ln>
                  <a:effectLst/>
                </c:spPr>
                <c:invertIfNegative val="0"/>
                <c:cat>
                  <c:strRef>
                    <c:extLst>
                      <c:ext uri="{02D57815-91ED-43cb-92C2-25804820EDAC}">
                        <c15:formulaRef>
                          <c15:sqref>[RemedyChange_20231127.xlsx]Summary!$K$4:$K$15</c15:sqref>
                        </c15:formulaRef>
                      </c:ext>
                    </c:extLst>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extLst>
                      <c:ext uri="{02D57815-91ED-43cb-92C2-25804820EDAC}">
                        <c15:formulaRef>
                          <c15:sqref>[RemedyChange_20231127.xlsx]Summary!$R$4:$R$15</c15:sqref>
                        </c15:formulaRef>
                      </c:ext>
                    </c:extLst>
                    <c:numCache>
                      <c:formatCode>General</c:formatCode>
                      <c:ptCount val="12"/>
                      <c:pt idx="0">
                        <c:v>342</c:v>
                      </c:pt>
                      <c:pt idx="1">
                        <c:v>303</c:v>
                      </c:pt>
                      <c:pt idx="2">
                        <c:v>323</c:v>
                      </c:pt>
                      <c:pt idx="3">
                        <c:v>251</c:v>
                      </c:pt>
                      <c:pt idx="4">
                        <c:v>268</c:v>
                      </c:pt>
                      <c:pt idx="5">
                        <c:v>313</c:v>
                      </c:pt>
                      <c:pt idx="6">
                        <c:v>246</c:v>
                      </c:pt>
                      <c:pt idx="7">
                        <c:v>308</c:v>
                      </c:pt>
                      <c:pt idx="8">
                        <c:v>306</c:v>
                      </c:pt>
                      <c:pt idx="9">
                        <c:v>413</c:v>
                      </c:pt>
                      <c:pt idx="10">
                        <c:v>329</c:v>
                      </c:pt>
                      <c:pt idx="11">
                        <c:v>147</c:v>
                      </c:pt>
                    </c:numCache>
                  </c:numRef>
                </c:val>
                <c:extLst>
                  <c:ext xmlns:c16="http://schemas.microsoft.com/office/drawing/2014/chart" uri="{C3380CC4-5D6E-409C-BE32-E72D297353CC}">
                    <c16:uniqueId val="{00000006-6C57-4957-81EB-79BF4DED58D8}"/>
                  </c:ext>
                </c:extLst>
              </c15:ser>
            </c15:filteredBarSeries>
          </c:ext>
        </c:extLst>
      </c:barChart>
      <c:catAx>
        <c:axId val="1296094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1723535"/>
        <c:crosses val="autoZero"/>
        <c:auto val="1"/>
        <c:lblAlgn val="ctr"/>
        <c:lblOffset val="100"/>
        <c:noMultiLvlLbl val="0"/>
      </c:catAx>
      <c:valAx>
        <c:axId val="1471723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6094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[RemedyProblem_20231127.xlsx]Sheet1!PivotTable3</c:name>
    <c:fmtId val="-1"/>
  </c:pivotSource>
  <c:chart>
    <c:autoTitleDeleted val="0"/>
    <c:pivotFmts>
      <c:pivotFmt>
        <c:idx val="0"/>
        <c:spPr>
          <a:solidFill>
            <a:schemeClr val="accent1"/>
          </a:solidFill>
          <a:ln>
            <a:noFill/>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circle"/>
          <c:size val="5"/>
          <c:spPr>
            <a:solidFill>
              <a:schemeClr val="accent4"/>
            </a:solidFill>
            <a:ln w="9525">
              <a:solidFill>
                <a:schemeClr val="accent4"/>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circle"/>
          <c:size val="5"/>
          <c:spPr>
            <a:solidFill>
              <a:schemeClr val="accent5"/>
            </a:solidFill>
            <a:ln w="9525">
              <a:solidFill>
                <a:schemeClr val="accent5"/>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circle"/>
          <c:size val="5"/>
          <c:spPr>
            <a:solidFill>
              <a:schemeClr val="accent6"/>
            </a:solidFill>
            <a:ln w="9525">
              <a:solidFill>
                <a:schemeClr val="accent6"/>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Sheet1!$C$2:$C$3</c:f>
              <c:strCache>
                <c:ptCount val="1"/>
                <c:pt idx="0">
                  <c:v>Escalated Problems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Sheet1!$B$4:$B$6</c:f>
              <c:strCache>
                <c:ptCount val="2"/>
                <c:pt idx="0">
                  <c:v>2022</c:v>
                </c:pt>
                <c:pt idx="1">
                  <c:v>2023</c:v>
                </c:pt>
              </c:strCache>
            </c:strRef>
          </c:cat>
          <c:val>
            <c:numRef>
              <c:f>Sheet1!$C$4:$C$6</c:f>
              <c:numCache>
                <c:formatCode>General</c:formatCode>
                <c:ptCount val="2"/>
                <c:pt idx="0">
                  <c:v>5</c:v>
                </c:pt>
              </c:numCache>
            </c:numRef>
          </c:val>
          <c:extLst>
            <c:ext xmlns:c16="http://schemas.microsoft.com/office/drawing/2014/chart" uri="{C3380CC4-5D6E-409C-BE32-E72D297353CC}">
              <c16:uniqueId val="{00000000-2867-4B81-90B4-72776A8CFFF8}"/>
            </c:ext>
          </c:extLst>
        </c:ser>
        <c:ser>
          <c:idx val="1"/>
          <c:order val="1"/>
          <c:tx>
            <c:strRef>
              <c:f>Sheet1!$D$2:$D$3</c:f>
              <c:strCache>
                <c:ptCount val="1"/>
                <c:pt idx="0">
                  <c:v>Major Incident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Sheet1!$B$4:$B$6</c:f>
              <c:strCache>
                <c:ptCount val="2"/>
                <c:pt idx="0">
                  <c:v>2022</c:v>
                </c:pt>
                <c:pt idx="1">
                  <c:v>2023</c:v>
                </c:pt>
              </c:strCache>
            </c:strRef>
          </c:cat>
          <c:val>
            <c:numRef>
              <c:f>Sheet1!$D$4:$D$6</c:f>
              <c:numCache>
                <c:formatCode>General</c:formatCode>
                <c:ptCount val="2"/>
                <c:pt idx="0">
                  <c:v>6</c:v>
                </c:pt>
                <c:pt idx="1">
                  <c:v>11</c:v>
                </c:pt>
              </c:numCache>
            </c:numRef>
          </c:val>
          <c:extLst>
            <c:ext xmlns:c16="http://schemas.microsoft.com/office/drawing/2014/chart" uri="{C3380CC4-5D6E-409C-BE32-E72D297353CC}">
              <c16:uniqueId val="{00000001-2867-4B81-90B4-72776A8CFFF8}"/>
            </c:ext>
          </c:extLst>
        </c:ser>
        <c:ser>
          <c:idx val="2"/>
          <c:order val="2"/>
          <c:tx>
            <c:strRef>
              <c:f>Sheet1!$E$2:$E$3</c:f>
              <c:strCache>
                <c:ptCount val="1"/>
                <c:pt idx="0">
                  <c:v>Non-Routine Incident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Sheet1!$B$4:$B$6</c:f>
              <c:strCache>
                <c:ptCount val="2"/>
                <c:pt idx="0">
                  <c:v>2022</c:v>
                </c:pt>
                <c:pt idx="1">
                  <c:v>2023</c:v>
                </c:pt>
              </c:strCache>
            </c:strRef>
          </c:cat>
          <c:val>
            <c:numRef>
              <c:f>Sheet1!$E$4:$E$6</c:f>
              <c:numCache>
                <c:formatCode>General</c:formatCode>
                <c:ptCount val="2"/>
                <c:pt idx="0">
                  <c:v>4</c:v>
                </c:pt>
                <c:pt idx="1">
                  <c:v>12</c:v>
                </c:pt>
              </c:numCache>
            </c:numRef>
          </c:val>
          <c:extLst>
            <c:ext xmlns:c16="http://schemas.microsoft.com/office/drawing/2014/chart" uri="{C3380CC4-5D6E-409C-BE32-E72D297353CC}">
              <c16:uniqueId val="{00000002-2867-4B81-90B4-72776A8CFFF8}"/>
            </c:ext>
          </c:extLst>
        </c:ser>
        <c:ser>
          <c:idx val="3"/>
          <c:order val="3"/>
          <c:tx>
            <c:strRef>
              <c:f>Sheet1!$F$2:$F$3</c:f>
              <c:strCache>
                <c:ptCount val="1"/>
                <c:pt idx="0">
                  <c:v>Proactive Management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Sheet1!$B$4:$B$6</c:f>
              <c:strCache>
                <c:ptCount val="2"/>
                <c:pt idx="0">
                  <c:v>2022</c:v>
                </c:pt>
                <c:pt idx="1">
                  <c:v>2023</c:v>
                </c:pt>
              </c:strCache>
            </c:strRef>
          </c:cat>
          <c:val>
            <c:numRef>
              <c:f>Sheet1!$F$4:$F$6</c:f>
              <c:numCache>
                <c:formatCode>General</c:formatCode>
                <c:ptCount val="2"/>
                <c:pt idx="0">
                  <c:v>3</c:v>
                </c:pt>
                <c:pt idx="1">
                  <c:v>2</c:v>
                </c:pt>
              </c:numCache>
            </c:numRef>
          </c:val>
          <c:extLst>
            <c:ext xmlns:c16="http://schemas.microsoft.com/office/drawing/2014/chart" uri="{C3380CC4-5D6E-409C-BE32-E72D297353CC}">
              <c16:uniqueId val="{00000003-2867-4B81-90B4-72776A8CFFF8}"/>
            </c:ext>
          </c:extLst>
        </c:ser>
        <c:ser>
          <c:idx val="4"/>
          <c:order val="4"/>
          <c:tx>
            <c:strRef>
              <c:f>Sheet1!$G$2:$G$3</c:f>
              <c:strCache>
                <c:ptCount val="1"/>
                <c:pt idx="0">
                  <c:v>Proactive Trend Analysis</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Sheet1!$B$4:$B$6</c:f>
              <c:strCache>
                <c:ptCount val="2"/>
                <c:pt idx="0">
                  <c:v>2022</c:v>
                </c:pt>
                <c:pt idx="1">
                  <c:v>2023</c:v>
                </c:pt>
              </c:strCache>
            </c:strRef>
          </c:cat>
          <c:val>
            <c:numRef>
              <c:f>Sheet1!$G$4:$G$6</c:f>
              <c:numCache>
                <c:formatCode>General</c:formatCode>
                <c:ptCount val="2"/>
                <c:pt idx="0">
                  <c:v>3</c:v>
                </c:pt>
                <c:pt idx="1">
                  <c:v>4</c:v>
                </c:pt>
              </c:numCache>
            </c:numRef>
          </c:val>
          <c:extLst>
            <c:ext xmlns:c16="http://schemas.microsoft.com/office/drawing/2014/chart" uri="{C3380CC4-5D6E-409C-BE32-E72D297353CC}">
              <c16:uniqueId val="{00000004-2867-4B81-90B4-72776A8CFFF8}"/>
            </c:ext>
          </c:extLst>
        </c:ser>
        <c:ser>
          <c:idx val="5"/>
          <c:order val="5"/>
          <c:tx>
            <c:strRef>
              <c:f>Sheet1!$H$2:$H$3</c:f>
              <c:strCache>
                <c:ptCount val="1"/>
                <c:pt idx="0">
                  <c:v>Re-Occuring Incidents</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Sheet1!$B$4:$B$6</c:f>
              <c:strCache>
                <c:ptCount val="2"/>
                <c:pt idx="0">
                  <c:v>2022</c:v>
                </c:pt>
                <c:pt idx="1">
                  <c:v>2023</c:v>
                </c:pt>
              </c:strCache>
            </c:strRef>
          </c:cat>
          <c:val>
            <c:numRef>
              <c:f>Sheet1!$H$4:$H$6</c:f>
              <c:numCache>
                <c:formatCode>General</c:formatCode>
                <c:ptCount val="2"/>
                <c:pt idx="1">
                  <c:v>1</c:v>
                </c:pt>
              </c:numCache>
            </c:numRef>
          </c:val>
          <c:extLst>
            <c:ext xmlns:c16="http://schemas.microsoft.com/office/drawing/2014/chart" uri="{C3380CC4-5D6E-409C-BE32-E72D297353CC}">
              <c16:uniqueId val="{00000005-2867-4B81-90B4-72776A8CFFF8}"/>
            </c:ext>
          </c:extLst>
        </c:ser>
        <c:dLbls>
          <c:dLblPos val="inEnd"/>
          <c:showLegendKey val="0"/>
          <c:showVal val="1"/>
          <c:showCatName val="0"/>
          <c:showSerName val="0"/>
          <c:showPercent val="0"/>
          <c:showBubbleSize val="0"/>
        </c:dLbls>
        <c:gapWidth val="182"/>
        <c:axId val="2060504784"/>
        <c:axId val="2060112288"/>
      </c:barChart>
      <c:catAx>
        <c:axId val="20605047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112288"/>
        <c:crosses val="autoZero"/>
        <c:auto val="1"/>
        <c:lblAlgn val="ctr"/>
        <c:lblOffset val="100"/>
        <c:noMultiLvlLbl val="0"/>
      </c:catAx>
      <c:valAx>
        <c:axId val="20601122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5047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ocumenttasks/documenttasks1.xml><?xml version="1.0" encoding="utf-8"?>
<t:Tasks xmlns:t="http://schemas.microsoft.com/office/tasks/2019/documenttasks" xmlns:oel="http://schemas.microsoft.com/office/2019/extlst">
  <t:Task id="{09E825FE-A3E0-4B99-8CBC-AC6829874770}">
    <t:Anchor>
      <t:Comment id="497635276"/>
    </t:Anchor>
    <t:History>
      <t:Event id="{B510A149-7EBE-4F6F-BBF3-CCF9CA65AB38}" time="2024-05-09T12:34:28.912Z">
        <t:Attribution userId="S::Lizzy.Feven@smartdcc.co.uk::3364e6f3-6cde-4389-b57f-29508935b136" userProvider="AD" userName="Feven, Lizzy (DCC)"/>
        <t:Anchor>
          <t:Comment id="1877406517"/>
        </t:Anchor>
        <t:Create/>
      </t:Event>
      <t:Event id="{8EE6CFE4-0194-4EFE-A3A3-1A80571E712F}" time="2024-05-09T12:34:28.912Z">
        <t:Attribution userId="S::Lizzy.Feven@smartdcc.co.uk::3364e6f3-6cde-4389-b57f-29508935b136" userProvider="AD" userName="Feven, Lizzy (DCC)"/>
        <t:Anchor>
          <t:Comment id="1877406517"/>
        </t:Anchor>
        <t:Assign userId="S::Sandeep.Shinagare@smartdcc.co.uk::83ba9785-16a0-41dd-98c8-8126deb130f9" userProvider="AD" userName="Shinagare, Sandeep (DCC)"/>
      </t:Event>
      <t:Event id="{3F70E3C0-7193-4754-803A-8CA8A65236D7}" time="2024-05-09T12:34:28.912Z">
        <t:Attribution userId="S::Lizzy.Feven@smartdcc.co.uk::3364e6f3-6cde-4389-b57f-29508935b136" userProvider="AD" userName="Feven, Lizzy (DCC)"/>
        <t:Anchor>
          <t:Comment id="1877406517"/>
        </t:Anchor>
        <t:SetTitle title="@Shinagare, Sandeep (DCC) Can you help with filling in this section please?"/>
      </t:Event>
    </t:History>
  </t:Task>
  <t:Task id="{9D9A7734-6828-4C87-8824-6FD8DB57C6CC}">
    <t:Anchor>
      <t:Comment id="1089067254"/>
    </t:Anchor>
    <t:History>
      <t:Event id="{272C746D-6D86-4315-940F-599913B25D9A}" time="2024-05-09T12:33:49.494Z">
        <t:Attribution userId="S::Lizzy.Feven@smartdcc.co.uk::3364e6f3-6cde-4389-b57f-29508935b136" userProvider="AD" userName="Feven, Lizzy (DCC)"/>
        <t:Anchor>
          <t:Comment id="1985102137"/>
        </t:Anchor>
        <t:Create/>
      </t:Event>
      <t:Event id="{22140081-B867-42F4-B940-40AEE291630D}" time="2024-05-09T12:33:49.494Z">
        <t:Attribution userId="S::Lizzy.Feven@smartdcc.co.uk::3364e6f3-6cde-4389-b57f-29508935b136" userProvider="AD" userName="Feven, Lizzy (DCC)"/>
        <t:Anchor>
          <t:Comment id="1985102137"/>
        </t:Anchor>
        <t:Assign userId="S::Brijesh.Patel@smartdcc.co.uk::264f8799-fd6f-47cf-9c5e-b02e3dd0c5e3" userProvider="AD" userName="Patel, Brijesh (DCC)"/>
      </t:Event>
      <t:Event id="{198176B6-2682-468B-BC37-D08808755619}" time="2024-05-09T12:33:49.494Z">
        <t:Attribution userId="S::Lizzy.Feven@smartdcc.co.uk::3364e6f3-6cde-4389-b57f-29508935b136" userProvider="AD" userName="Feven, Lizzy (DCC)"/>
        <t:Anchor>
          <t:Comment id="1985102137"/>
        </t:Anchor>
        <t:SetTitle title="@Patel, Brijesh (DCC) @Riley, Mark (DCC) It was mentioned at the March workshops that I should add the table from Farids HLA.vsd here but I don’t think that’s the correct way forward as it’s so old. Will you be able to help fill this section out please?"/>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9060CA101CD4CC3A700CBCC93E483FA"/>
        <w:category>
          <w:name w:val="General"/>
          <w:gallery w:val="placeholder"/>
        </w:category>
        <w:types>
          <w:type w:val="bbPlcHdr"/>
        </w:types>
        <w:behaviors>
          <w:behavior w:val="content"/>
        </w:behaviors>
        <w:guid w:val="{4D19B26A-33BB-483C-B579-DBD4C3270704}"/>
      </w:docPartPr>
      <w:docPartBody>
        <w:p w:rsidR="00CA748A" w:rsidRDefault="003433AC">
          <w:r w:rsidRPr="00CD744D">
            <w:rPr>
              <w:rStyle w:val="PlaceholderText"/>
            </w:rPr>
            <w:t>[Title]</w:t>
          </w:r>
        </w:p>
      </w:docPartBody>
    </w:docPart>
    <w:docPart>
      <w:docPartPr>
        <w:name w:val="8A1ED3105CD8412FA354A7985BC351C1"/>
        <w:category>
          <w:name w:val="General"/>
          <w:gallery w:val="placeholder"/>
        </w:category>
        <w:types>
          <w:type w:val="bbPlcHdr"/>
        </w:types>
        <w:behaviors>
          <w:behavior w:val="content"/>
        </w:behaviors>
        <w:guid w:val="{2B1992A1-F8A9-4454-A351-5E0E1762DA78}"/>
      </w:docPartPr>
      <w:docPartBody>
        <w:p w:rsidR="00CA748A" w:rsidRDefault="003433AC">
          <w:r w:rsidRPr="00CD744D">
            <w:rPr>
              <w:rStyle w:val="PlaceholderText"/>
            </w:rPr>
            <w:t>[Title]</w:t>
          </w:r>
        </w:p>
      </w:docPartBody>
    </w:docPart>
    <w:docPart>
      <w:docPartPr>
        <w:name w:val="137C8BC382174463BD1E724ADD13F762"/>
        <w:category>
          <w:name w:val="General"/>
          <w:gallery w:val="placeholder"/>
        </w:category>
        <w:types>
          <w:type w:val="bbPlcHdr"/>
        </w:types>
        <w:behaviors>
          <w:behavior w:val="content"/>
        </w:behaviors>
        <w:guid w:val="{4F63A44B-FEA2-48E9-AAC7-0E836C0A573A}"/>
      </w:docPartPr>
      <w:docPartBody>
        <w:p w:rsidR="00FF76E5" w:rsidRDefault="00B0376E" w:rsidP="00B0376E">
          <w:pPr>
            <w:pStyle w:val="137C8BC382174463BD1E724ADD13F762"/>
          </w:pPr>
          <w:r>
            <w:rPr>
              <w:rStyle w:val="PlaceholderText"/>
            </w:rPr>
            <w:t xml:space="preserve">The generally accepted method of </w:t>
          </w:r>
        </w:p>
      </w:docPartBody>
    </w:docPart>
    <w:docPart>
      <w:docPartPr>
        <w:name w:val="2E8E4CB1FCE249EAB3CEB383349A1CF0"/>
        <w:category>
          <w:name w:val="General"/>
          <w:gallery w:val="placeholder"/>
        </w:category>
        <w:types>
          <w:type w:val="bbPlcHdr"/>
        </w:types>
        <w:behaviors>
          <w:behavior w:val="content"/>
        </w:behaviors>
        <w:guid w:val="{BD4B14CF-3EEE-41E5-A532-EF1897C3A9D1}"/>
      </w:docPartPr>
      <w:docPartBody>
        <w:p w:rsidR="00FF76E5" w:rsidRDefault="00FF76E5" w:rsidP="00FF76E5">
          <w:pPr>
            <w:pStyle w:val="2E8E4CB1FCE249EAB3CEB383349A1CF02"/>
          </w:pPr>
          <w:r w:rsidRPr="00906EEB">
            <w:rPr>
              <w:rStyle w:val="PlaceholderText"/>
              <w:i/>
              <w:iCs/>
            </w:rPr>
            <w:t>Guidance:  These will normally be specified within contract schedule 2.2 ‘Appendix 1.  If this is a new project, then this section will contain the measures of effectiveness that will become part of schedule 2.2 appendix 1</w:t>
          </w:r>
        </w:p>
      </w:docPartBody>
    </w:docPart>
    <w:docPart>
      <w:docPartPr>
        <w:name w:val="13922A53C9AC4CF8902414DA51C172C2"/>
        <w:category>
          <w:name w:val="General"/>
          <w:gallery w:val="placeholder"/>
        </w:category>
        <w:types>
          <w:type w:val="bbPlcHdr"/>
        </w:types>
        <w:behaviors>
          <w:behavior w:val="content"/>
        </w:behaviors>
        <w:guid w:val="{307EABD3-6ADC-47BD-96E9-BDFB164355A9}"/>
      </w:docPartPr>
      <w:docPartBody>
        <w:p w:rsidR="00FF76E5" w:rsidRDefault="00FF76E5" w:rsidP="00FF76E5">
          <w:pPr>
            <w:pStyle w:val="13922A53C9AC4CF8902414DA51C172C22"/>
          </w:pPr>
          <w:r w:rsidRPr="00906EEB">
            <w:rPr>
              <w:rStyle w:val="PlaceholderText"/>
              <w:i/>
              <w:iCs/>
            </w:rPr>
            <w:t xml:space="preserve">Guidance:  </w:t>
          </w:r>
          <w:r>
            <w:rPr>
              <w:rStyle w:val="PlaceholderText"/>
              <w:i/>
              <w:iCs/>
            </w:rPr>
            <w:t>BCDR</w:t>
          </w:r>
          <w:r w:rsidRPr="00906EEB">
            <w:rPr>
              <w:rStyle w:val="PlaceholderText"/>
              <w:i/>
              <w:iCs/>
            </w:rPr>
            <w:t xml:space="preserve"> will normally be specified within contract schedule </w:t>
          </w:r>
          <w:r>
            <w:rPr>
              <w:rStyle w:val="PlaceholderText"/>
              <w:i/>
              <w:iCs/>
            </w:rPr>
            <w:t>8.6</w:t>
          </w:r>
          <w:r w:rsidRPr="00906EEB">
            <w:rPr>
              <w:rStyle w:val="PlaceholderText"/>
              <w:i/>
              <w:iCs/>
            </w:rPr>
            <w:t xml:space="preserve">. </w:t>
          </w:r>
          <w:r>
            <w:rPr>
              <w:rStyle w:val="PlaceholderText"/>
              <w:i/>
              <w:iCs/>
            </w:rPr>
            <w:t xml:space="preserve"> RTO/RTO values must be specified within the system requirements</w:t>
          </w:r>
          <w:r w:rsidRPr="00906EEB">
            <w:rPr>
              <w:rStyle w:val="PlaceholderText"/>
              <w:i/>
              <w:iCs/>
            </w:rPr>
            <w:t xml:space="preserve"> </w:t>
          </w:r>
        </w:p>
      </w:docPartBody>
    </w:docPart>
    <w:docPart>
      <w:docPartPr>
        <w:name w:val="E3407BF7D7424610B3F8F00B0DCDBDB0"/>
        <w:category>
          <w:name w:val="General"/>
          <w:gallery w:val="placeholder"/>
        </w:category>
        <w:types>
          <w:type w:val="bbPlcHdr"/>
        </w:types>
        <w:behaviors>
          <w:behavior w:val="content"/>
        </w:behaviors>
        <w:guid w:val="{59B91B34-9795-4CDC-B05C-7BE8A7D5B8A0}"/>
      </w:docPartPr>
      <w:docPartBody>
        <w:p w:rsidR="00FF76E5" w:rsidRDefault="00FF76E5" w:rsidP="00FF76E5">
          <w:pPr>
            <w:pStyle w:val="E3407BF7D7424610B3F8F00B0DCDBDB02"/>
          </w:pPr>
          <w:r w:rsidRPr="00906EEB">
            <w:rPr>
              <w:rStyle w:val="PlaceholderText"/>
              <w:i/>
              <w:iCs/>
            </w:rPr>
            <w:t xml:space="preserve">Guidance: </w:t>
          </w:r>
          <w:r>
            <w:rPr>
              <w:rStyle w:val="PlaceholderText"/>
              <w:i/>
              <w:iCs/>
            </w:rPr>
            <w:t xml:space="preserve">Validation will normally be specified </w:t>
          </w:r>
          <w:r w:rsidRPr="00906EEB">
            <w:rPr>
              <w:rStyle w:val="PlaceholderText"/>
              <w:i/>
              <w:iCs/>
            </w:rPr>
            <w:t xml:space="preserve">within contract schedule </w:t>
          </w:r>
          <w:r>
            <w:rPr>
              <w:rStyle w:val="PlaceholderText"/>
              <w:i/>
              <w:iCs/>
            </w:rPr>
            <w:t>6.2</w:t>
          </w:r>
          <w:r w:rsidRPr="00906EEB">
            <w:rPr>
              <w:rStyle w:val="PlaceholderText"/>
              <w:i/>
              <w:iCs/>
            </w:rPr>
            <w:t xml:space="preserve">.  If this is a new project, then this section will contain </w:t>
          </w:r>
          <w:r>
            <w:rPr>
              <w:rStyle w:val="PlaceholderText"/>
              <w:i/>
              <w:iCs/>
            </w:rPr>
            <w:t>information to complete schedule 6.2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20B0704020202020204"/>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3AC"/>
    <w:rsid w:val="00033BE1"/>
    <w:rsid w:val="00145D9C"/>
    <w:rsid w:val="001B02DD"/>
    <w:rsid w:val="002A1052"/>
    <w:rsid w:val="003433AC"/>
    <w:rsid w:val="007E6D69"/>
    <w:rsid w:val="00850A0E"/>
    <w:rsid w:val="009137EB"/>
    <w:rsid w:val="009156AD"/>
    <w:rsid w:val="00956D31"/>
    <w:rsid w:val="00975693"/>
    <w:rsid w:val="00A61333"/>
    <w:rsid w:val="00B0376E"/>
    <w:rsid w:val="00BA1029"/>
    <w:rsid w:val="00BB3507"/>
    <w:rsid w:val="00C0177E"/>
    <w:rsid w:val="00C84284"/>
    <w:rsid w:val="00C96BEE"/>
    <w:rsid w:val="00CA748A"/>
    <w:rsid w:val="00DA6864"/>
    <w:rsid w:val="00E93B82"/>
    <w:rsid w:val="00FF76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F76E5"/>
    <w:rPr>
      <w:color w:val="808080"/>
    </w:rPr>
  </w:style>
  <w:style w:type="paragraph" w:customStyle="1" w:styleId="137C8BC382174463BD1E724ADD13F762">
    <w:name w:val="137C8BC382174463BD1E724ADD13F762"/>
    <w:rsid w:val="00B0376E"/>
  </w:style>
  <w:style w:type="paragraph" w:customStyle="1" w:styleId="2E8E4CB1FCE249EAB3CEB383349A1CF02">
    <w:name w:val="2E8E4CB1FCE249EAB3CEB383349A1CF02"/>
    <w:rsid w:val="00FF76E5"/>
    <w:pPr>
      <w:spacing w:before="120" w:after="240" w:line="240" w:lineRule="auto"/>
    </w:pPr>
    <w:rPr>
      <w:rFonts w:ascii="Arial" w:hAnsi="Arial" w:cs="Times New Roman"/>
      <w:szCs w:val="24"/>
      <w:lang w:eastAsia="en-US"/>
    </w:rPr>
  </w:style>
  <w:style w:type="paragraph" w:customStyle="1" w:styleId="E3407BF7D7424610B3F8F00B0DCDBDB02">
    <w:name w:val="E3407BF7D7424610B3F8F00B0DCDBDB02"/>
    <w:rsid w:val="00FF76E5"/>
    <w:pPr>
      <w:spacing w:before="120" w:after="240" w:line="240" w:lineRule="auto"/>
    </w:pPr>
    <w:rPr>
      <w:rFonts w:ascii="Arial" w:hAnsi="Arial" w:cs="Times New Roman"/>
      <w:szCs w:val="24"/>
      <w:lang w:eastAsia="en-US"/>
    </w:rPr>
  </w:style>
  <w:style w:type="paragraph" w:customStyle="1" w:styleId="13922A53C9AC4CF8902414DA51C172C22">
    <w:name w:val="13922A53C9AC4CF8902414DA51C172C22"/>
    <w:rsid w:val="00FF76E5"/>
    <w:pPr>
      <w:spacing w:before="120" w:after="240" w:line="240" w:lineRule="auto"/>
    </w:pPr>
    <w:rPr>
      <w:rFonts w:ascii="Arial" w:hAnsi="Arial" w:cs="Times New Roman"/>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DCC_Ofice Theme">
  <a:themeElements>
    <a:clrScheme name="Custom 5">
      <a:dk1>
        <a:srgbClr val="1F144A"/>
      </a:dk1>
      <a:lt1>
        <a:srgbClr val="FFFFFF"/>
      </a:lt1>
      <a:dk2>
        <a:srgbClr val="505253"/>
      </a:dk2>
      <a:lt2>
        <a:srgbClr val="9CA299"/>
      </a:lt2>
      <a:accent1>
        <a:srgbClr val="5C2071"/>
      </a:accent1>
      <a:accent2>
        <a:srgbClr val="861889"/>
      </a:accent2>
      <a:accent3>
        <a:srgbClr val="C51B58"/>
      </a:accent3>
      <a:accent4>
        <a:srgbClr val="1F144A"/>
      </a:accent4>
      <a:accent5>
        <a:srgbClr val="505253"/>
      </a:accent5>
      <a:accent6>
        <a:srgbClr val="9CA299"/>
      </a:accent6>
      <a:hlink>
        <a:srgbClr val="5C2071"/>
      </a:hlink>
      <a:folHlink>
        <a:srgbClr val="BF1B58"/>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rgbClr val="FF9900"/>
        </a:solidFill>
        <a:ln w="9525" cap="flat" cmpd="sng" algn="ctr">
          <a:solidFill>
            <a:srgbClr val="969696"/>
          </a:solidFill>
          <a:prstDash val="sysDot"/>
          <a:round/>
          <a:headEnd type="none" w="med" len="med"/>
          <a:tailEnd type="none" w="med" len="med"/>
        </a:ln>
        <a:effectLst/>
      </a:spPr>
      <a:bodyPr vert="horz" wrap="none" lIns="91440" tIns="45720" rIns="91440" bIns="45720" numCol="1" anchor="ctr" anchorCtr="0" compatLnSpc="1">
        <a:prstTxWarp prst="textNoShape">
          <a:avLst/>
        </a:prstTxWarp>
      </a:bodyPr>
      <a:lstStyle>
        <a:defPPr marL="0" marR="0" indent="0" algn="ctr" defTabSz="914400" rtl="0" eaLnBrk="0" fontAlgn="base" latinLnBrk="0" hangingPunct="0">
          <a:lnSpc>
            <a:spcPct val="100000"/>
          </a:lnSpc>
          <a:spcBef>
            <a:spcPct val="0"/>
          </a:spcBef>
          <a:spcAft>
            <a:spcPct val="0"/>
          </a:spcAft>
          <a:buClrTx/>
          <a:buSzTx/>
          <a:buFontTx/>
          <a:buNone/>
          <a:tabLst/>
          <a:defRPr kumimoji="0" lang="en-US" sz="2600" b="1" i="0" u="none" strike="noStrike" cap="none" normalizeH="0" baseline="0" smtClean="0">
            <a:ln>
              <a:noFill/>
            </a:ln>
            <a:solidFill>
              <a:schemeClr val="bg1"/>
            </a:solidFill>
            <a:effectLst/>
            <a:latin typeface="Arial" pitchFamily="34" charset="0"/>
            <a:ea typeface="ＭＳ Ｐゴシック"/>
            <a:cs typeface="ＭＳ Ｐゴシック"/>
          </a:defRPr>
        </a:defPPr>
      </a:lstStyle>
    </a:spDef>
    <a:lnDef>
      <a:spPr bwMode="auto">
        <a:xfrm>
          <a:off x="0" y="0"/>
          <a:ext cx="1" cy="1"/>
        </a:xfrm>
        <a:custGeom>
          <a:avLst/>
          <a:gdLst/>
          <a:ahLst/>
          <a:cxnLst/>
          <a:rect l="0" t="0" r="0" b="0"/>
          <a:pathLst/>
        </a:custGeom>
        <a:solidFill>
          <a:srgbClr val="FF9900"/>
        </a:solidFill>
        <a:ln w="9525" cap="flat" cmpd="sng" algn="ctr">
          <a:solidFill>
            <a:srgbClr val="969696"/>
          </a:solidFill>
          <a:prstDash val="sysDot"/>
          <a:round/>
          <a:headEnd type="none" w="med" len="med"/>
          <a:tailEnd type="none" w="med" len="med"/>
        </a:ln>
        <a:effectLst/>
      </a:spPr>
      <a:bodyPr vert="horz" wrap="none" lIns="91440" tIns="45720" rIns="91440" bIns="45720" numCol="1" anchor="ctr" anchorCtr="0" compatLnSpc="1">
        <a:prstTxWarp prst="textNoShape">
          <a:avLst/>
        </a:prstTxWarp>
      </a:bodyPr>
      <a:lstStyle>
        <a:defPPr marL="0" marR="0" indent="0" algn="ctr" defTabSz="914400" rtl="0" eaLnBrk="0" fontAlgn="base" latinLnBrk="0" hangingPunct="0">
          <a:lnSpc>
            <a:spcPct val="100000"/>
          </a:lnSpc>
          <a:spcBef>
            <a:spcPct val="0"/>
          </a:spcBef>
          <a:spcAft>
            <a:spcPct val="0"/>
          </a:spcAft>
          <a:buClrTx/>
          <a:buSzTx/>
          <a:buFontTx/>
          <a:buNone/>
          <a:tabLst/>
          <a:defRPr kumimoji="0" lang="en-US" sz="2600" b="1" i="0" u="none" strike="noStrike" cap="none" normalizeH="0" baseline="0" smtClean="0">
            <a:ln>
              <a:noFill/>
            </a:ln>
            <a:solidFill>
              <a:schemeClr val="bg1"/>
            </a:solidFill>
            <a:effectLst/>
            <a:latin typeface="Arial" pitchFamily="34" charset="0"/>
            <a:ea typeface="ＭＳ Ｐゴシック"/>
            <a:cs typeface="ＭＳ Ｐゴシック"/>
          </a:defRPr>
        </a:defPPr>
      </a:lstStyle>
    </a:lnDef>
  </a:objectDefaults>
  <a:extraClrSchemeLst>
    <a:extraClrScheme>
      <a:clrScheme name="Capita Slide Master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clrMap bg1="lt1" tx1="dk1" bg2="lt2" tx2="dk2" accent1="accent1" accent2="accent2" accent3="accent3" accent4="accent4" accent5="accent5" accent6="accent6" hlink="hlink" folHlink="folHlink"/>
    </a:extraClrScheme>
    <a:extraClrScheme>
      <a:clrScheme name="Capita Slide Master 2">
        <a:dk1>
          <a:srgbClr val="000000"/>
        </a:dk1>
        <a:lt1>
          <a:srgbClr val="FFFFFF"/>
        </a:lt1>
        <a:dk2>
          <a:srgbClr val="000000"/>
        </a:dk2>
        <a:lt2>
          <a:srgbClr val="969696"/>
        </a:lt2>
        <a:accent1>
          <a:srgbClr val="FBDF53"/>
        </a:accent1>
        <a:accent2>
          <a:srgbClr val="FF9966"/>
        </a:accent2>
        <a:accent3>
          <a:srgbClr val="FFFFFF"/>
        </a:accent3>
        <a:accent4>
          <a:srgbClr val="000000"/>
        </a:accent4>
        <a:accent5>
          <a:srgbClr val="FDECB3"/>
        </a:accent5>
        <a:accent6>
          <a:srgbClr val="E78A5C"/>
        </a:accent6>
        <a:hlink>
          <a:srgbClr val="CC3300"/>
        </a:hlink>
        <a:folHlink>
          <a:srgbClr val="996600"/>
        </a:folHlink>
      </a:clrScheme>
      <a:clrMap bg1="lt1" tx1="dk1" bg2="lt2" tx2="dk2" accent1="accent1" accent2="accent2" accent3="accent3" accent4="accent4" accent5="accent5" accent6="accent6" hlink="hlink" folHlink="folHlink"/>
    </a:extraClrScheme>
    <a:extraClrScheme>
      <a:clrScheme name="Capita Slide Master 3">
        <a:dk1>
          <a:srgbClr val="000000"/>
        </a:dk1>
        <a:lt1>
          <a:srgbClr val="FFFFFF"/>
        </a:lt1>
        <a:dk2>
          <a:srgbClr val="000000"/>
        </a:dk2>
        <a:lt2>
          <a:srgbClr val="808080"/>
        </a:lt2>
        <a:accent1>
          <a:srgbClr val="99CCFF"/>
        </a:accent1>
        <a:accent2>
          <a:srgbClr val="CCCCFF"/>
        </a:accent2>
        <a:accent3>
          <a:srgbClr val="FFFFFF"/>
        </a:accent3>
        <a:accent4>
          <a:srgbClr val="000000"/>
        </a:accent4>
        <a:accent5>
          <a:srgbClr val="CAE2FF"/>
        </a:accent5>
        <a:accent6>
          <a:srgbClr val="B9B9E7"/>
        </a:accent6>
        <a:hlink>
          <a:srgbClr val="3333CC"/>
        </a:hlink>
        <a:folHlink>
          <a:srgbClr val="AF67FF"/>
        </a:folHlink>
      </a:clrScheme>
      <a:clrMap bg1="lt1" tx1="dk1" bg2="lt2" tx2="dk2" accent1="accent1" accent2="accent2" accent3="accent3" accent4="accent4" accent5="accent5" accent6="accent6" hlink="hlink" folHlink="folHlink"/>
    </a:extraClrScheme>
    <a:extraClrScheme>
      <a:clrScheme name="Capita Slide Master 4">
        <a:dk1>
          <a:srgbClr val="000000"/>
        </a:dk1>
        <a:lt1>
          <a:srgbClr val="DEF6F1"/>
        </a:lt1>
        <a:dk2>
          <a:srgbClr val="000000"/>
        </a:dk2>
        <a:lt2>
          <a:srgbClr val="969696"/>
        </a:lt2>
        <a:accent1>
          <a:srgbClr val="FFFFFF"/>
        </a:accent1>
        <a:accent2>
          <a:srgbClr val="8DC6FF"/>
        </a:accent2>
        <a:accent3>
          <a:srgbClr val="ECFAF7"/>
        </a:accent3>
        <a:accent4>
          <a:srgbClr val="000000"/>
        </a:accent4>
        <a:accent5>
          <a:srgbClr val="FFFFFF"/>
        </a:accent5>
        <a:accent6>
          <a:srgbClr val="7FB3E7"/>
        </a:accent6>
        <a:hlink>
          <a:srgbClr val="0066CC"/>
        </a:hlink>
        <a:folHlink>
          <a:srgbClr val="00A800"/>
        </a:folHlink>
      </a:clrScheme>
      <a:clrMap bg1="lt1" tx1="dk1" bg2="lt2" tx2="dk2" accent1="accent1" accent2="accent2" accent3="accent3" accent4="accent4" accent5="accent5" accent6="accent6" hlink="hlink" folHlink="folHlink"/>
    </a:extraClrScheme>
    <a:extraClrScheme>
      <a:clrScheme name="Capita Slide Master 5">
        <a:dk1>
          <a:srgbClr val="000000"/>
        </a:dk1>
        <a:lt1>
          <a:srgbClr val="FFFFD9"/>
        </a:lt1>
        <a:dk2>
          <a:srgbClr val="000000"/>
        </a:dk2>
        <a:lt2>
          <a:srgbClr val="777777"/>
        </a:lt2>
        <a:accent1>
          <a:srgbClr val="FFFFF7"/>
        </a:accent1>
        <a:accent2>
          <a:srgbClr val="33CCCC"/>
        </a:accent2>
        <a:accent3>
          <a:srgbClr val="FFFFE9"/>
        </a:accent3>
        <a:accent4>
          <a:srgbClr val="000000"/>
        </a:accent4>
        <a:accent5>
          <a:srgbClr val="FFFFFA"/>
        </a:accent5>
        <a:accent6>
          <a:srgbClr val="2DB9B9"/>
        </a:accent6>
        <a:hlink>
          <a:srgbClr val="FF5050"/>
        </a:hlink>
        <a:folHlink>
          <a:srgbClr val="FF9900"/>
        </a:folHlink>
      </a:clrScheme>
      <a:clrMap bg1="lt1" tx1="dk1" bg2="lt2" tx2="dk2" accent1="accent1" accent2="accent2" accent3="accent3" accent4="accent4" accent5="accent5" accent6="accent6" hlink="hlink" folHlink="folHlink"/>
    </a:extraClrScheme>
    <a:extraClrScheme>
      <a:clrScheme name="Capita Slide Master 6">
        <a:dk1>
          <a:srgbClr val="005A58"/>
        </a:dk1>
        <a:lt1>
          <a:srgbClr val="FFFFFF"/>
        </a:lt1>
        <a:dk2>
          <a:srgbClr val="008080"/>
        </a:dk2>
        <a:lt2>
          <a:srgbClr val="FFFF99"/>
        </a:lt2>
        <a:accent1>
          <a:srgbClr val="006462"/>
        </a:accent1>
        <a:accent2>
          <a:srgbClr val="6D6FC7"/>
        </a:accent2>
        <a:accent3>
          <a:srgbClr val="AAC0C0"/>
        </a:accent3>
        <a:accent4>
          <a:srgbClr val="DADADA"/>
        </a:accent4>
        <a:accent5>
          <a:srgbClr val="AAB8B7"/>
        </a:accent5>
        <a:accent6>
          <a:srgbClr val="6264B4"/>
        </a:accent6>
        <a:hlink>
          <a:srgbClr val="00FFFF"/>
        </a:hlink>
        <a:folHlink>
          <a:srgbClr val="00FF00"/>
        </a:folHlink>
      </a:clrScheme>
      <a:clrMap bg1="dk2" tx1="lt1" bg2="dk1" tx2="lt2" accent1="accent1" accent2="accent2" accent3="accent3" accent4="accent4" accent5="accent5" accent6="accent6" hlink="hlink" folHlink="folHlink"/>
    </a:extraClrScheme>
    <a:extraClrScheme>
      <a:clrScheme name="Capita Slide Master 7">
        <a:dk1>
          <a:srgbClr val="5C1F00"/>
        </a:dk1>
        <a:lt1>
          <a:srgbClr val="FFFFFF"/>
        </a:lt1>
        <a:dk2>
          <a:srgbClr val="800000"/>
        </a:dk2>
        <a:lt2>
          <a:srgbClr val="DFD293"/>
        </a:lt2>
        <a:accent1>
          <a:srgbClr val="CC3300"/>
        </a:accent1>
        <a:accent2>
          <a:srgbClr val="BE7960"/>
        </a:accent2>
        <a:accent3>
          <a:srgbClr val="C0AAAA"/>
        </a:accent3>
        <a:accent4>
          <a:srgbClr val="DADADA"/>
        </a:accent4>
        <a:accent5>
          <a:srgbClr val="E2ADAA"/>
        </a:accent5>
        <a:accent6>
          <a:srgbClr val="AC6D56"/>
        </a:accent6>
        <a:hlink>
          <a:srgbClr val="FFFF99"/>
        </a:hlink>
        <a:folHlink>
          <a:srgbClr val="D3A219"/>
        </a:folHlink>
      </a:clrScheme>
      <a:clrMap bg1="dk2" tx1="lt1" bg2="dk1" tx2="lt2" accent1="accent1" accent2="accent2" accent3="accent3" accent4="accent4" accent5="accent5" accent6="accent6" hlink="hlink" folHlink="folHlink"/>
    </a:extraClrScheme>
    <a:extraClrScheme>
      <a:clrScheme name="Capita Slide Master 8">
        <a:dk1>
          <a:srgbClr val="003366"/>
        </a:dk1>
        <a:lt1>
          <a:srgbClr val="FFFFFF"/>
        </a:lt1>
        <a:dk2>
          <a:srgbClr val="000099"/>
        </a:dk2>
        <a:lt2>
          <a:srgbClr val="CCFFFF"/>
        </a:lt2>
        <a:accent1>
          <a:srgbClr val="3366CC"/>
        </a:accent1>
        <a:accent2>
          <a:srgbClr val="00B000"/>
        </a:accent2>
        <a:accent3>
          <a:srgbClr val="AAAACA"/>
        </a:accent3>
        <a:accent4>
          <a:srgbClr val="DADADA"/>
        </a:accent4>
        <a:accent5>
          <a:srgbClr val="ADB8E2"/>
        </a:accent5>
        <a:accent6>
          <a:srgbClr val="009F00"/>
        </a:accent6>
        <a:hlink>
          <a:srgbClr val="66CCFF"/>
        </a:hlink>
        <a:folHlink>
          <a:srgbClr val="FFE701"/>
        </a:folHlink>
      </a:clrScheme>
      <a:clrMap bg1="dk2" tx1="lt1" bg2="dk1" tx2="lt2" accent1="accent1" accent2="accent2" accent3="accent3" accent4="accent4" accent5="accent5" accent6="accent6" hlink="hlink" folHlink="folHlink"/>
    </a:extraClrScheme>
    <a:extraClrScheme>
      <a:clrScheme name="Capita Slide Master 9">
        <a:dk1>
          <a:srgbClr val="336699"/>
        </a:dk1>
        <a:lt1>
          <a:srgbClr val="FFFFFF"/>
        </a:lt1>
        <a:dk2>
          <a:srgbClr val="000000"/>
        </a:dk2>
        <a:lt2>
          <a:srgbClr val="E3EBF1"/>
        </a:lt2>
        <a:accent1>
          <a:srgbClr val="003399"/>
        </a:accent1>
        <a:accent2>
          <a:srgbClr val="468A4B"/>
        </a:accent2>
        <a:accent3>
          <a:srgbClr val="AAAAAA"/>
        </a:accent3>
        <a:accent4>
          <a:srgbClr val="DADADA"/>
        </a:accent4>
        <a:accent5>
          <a:srgbClr val="AAADCA"/>
        </a:accent5>
        <a:accent6>
          <a:srgbClr val="3F7D43"/>
        </a:accent6>
        <a:hlink>
          <a:srgbClr val="66CCFF"/>
        </a:hlink>
        <a:folHlink>
          <a:srgbClr val="F0E500"/>
        </a:folHlink>
      </a:clrScheme>
      <a:clrMap bg1="dk2" tx1="lt1" bg2="dk1" tx2="lt2" accent1="accent1" accent2="accent2" accent3="accent3" accent4="accent4" accent5="accent5" accent6="accent6" hlink="hlink" folHlink="folHlink"/>
    </a:extraClrScheme>
    <a:extraClrScheme>
      <a:clrScheme name="Capita Slide Master 10">
        <a:dk1>
          <a:srgbClr val="777777"/>
        </a:dk1>
        <a:lt1>
          <a:srgbClr val="FFFFFF"/>
        </a:lt1>
        <a:dk2>
          <a:srgbClr val="686B5D"/>
        </a:dk2>
        <a:lt2>
          <a:srgbClr val="D1D1CB"/>
        </a:lt2>
        <a:accent1>
          <a:srgbClr val="909082"/>
        </a:accent1>
        <a:accent2>
          <a:srgbClr val="809EA8"/>
        </a:accent2>
        <a:accent3>
          <a:srgbClr val="B9BAB6"/>
        </a:accent3>
        <a:accent4>
          <a:srgbClr val="DADADA"/>
        </a:accent4>
        <a:accent5>
          <a:srgbClr val="C6C6C1"/>
        </a:accent5>
        <a:accent6>
          <a:srgbClr val="738F98"/>
        </a:accent6>
        <a:hlink>
          <a:srgbClr val="FFCC66"/>
        </a:hlink>
        <a:folHlink>
          <a:srgbClr val="E9DCB9"/>
        </a:folHlink>
      </a:clrScheme>
      <a:clrMap bg1="dk2" tx1="lt1" bg2="dk1" tx2="lt2" accent1="accent1" accent2="accent2" accent3="accent3" accent4="accent4" accent5="accent5" accent6="accent6" hlink="hlink" folHlink="folHlink"/>
    </a:extraClrScheme>
    <a:extraClrScheme>
      <a:clrScheme name="Capita Slide Master 11">
        <a:dk1>
          <a:srgbClr val="3E3E5C"/>
        </a:dk1>
        <a:lt1>
          <a:srgbClr val="FFFFFF"/>
        </a:lt1>
        <a:dk2>
          <a:srgbClr val="666699"/>
        </a:dk2>
        <a:lt2>
          <a:srgbClr val="FFFFFF"/>
        </a:lt2>
        <a:accent1>
          <a:srgbClr val="60597B"/>
        </a:accent1>
        <a:accent2>
          <a:srgbClr val="6666FF"/>
        </a:accent2>
        <a:accent3>
          <a:srgbClr val="B8B8CA"/>
        </a:accent3>
        <a:accent4>
          <a:srgbClr val="DADADA"/>
        </a:accent4>
        <a:accent5>
          <a:srgbClr val="B6B5BF"/>
        </a:accent5>
        <a:accent6>
          <a:srgbClr val="5C5CE7"/>
        </a:accent6>
        <a:hlink>
          <a:srgbClr val="99CCFF"/>
        </a:hlink>
        <a:folHlink>
          <a:srgbClr val="FFFF99"/>
        </a:folHlink>
      </a:clrScheme>
      <a:clrMap bg1="dk2" tx1="lt1" bg2="dk1" tx2="lt2" accent1="accent1" accent2="accent2" accent3="accent3" accent4="accent4" accent5="accent5" accent6="accent6" hlink="hlink" folHlink="folHlink"/>
    </a:extraClrScheme>
    <a:extraClrScheme>
      <a:clrScheme name="Capita Slide Master 12">
        <a:dk1>
          <a:srgbClr val="2D2015"/>
        </a:dk1>
        <a:lt1>
          <a:srgbClr val="FFFFFF"/>
        </a:lt1>
        <a:dk2>
          <a:srgbClr val="523E26"/>
        </a:dk2>
        <a:lt2>
          <a:srgbClr val="DFC08D"/>
        </a:lt2>
        <a:accent1>
          <a:srgbClr val="8C7B70"/>
        </a:accent1>
        <a:accent2>
          <a:srgbClr val="8F5F2F"/>
        </a:accent2>
        <a:accent3>
          <a:srgbClr val="B3AFAC"/>
        </a:accent3>
        <a:accent4>
          <a:srgbClr val="DADADA"/>
        </a:accent4>
        <a:accent5>
          <a:srgbClr val="C5BFBB"/>
        </a:accent5>
        <a:accent6>
          <a:srgbClr val="81552A"/>
        </a:accent6>
        <a:hlink>
          <a:srgbClr val="CCB400"/>
        </a:hlink>
        <a:folHlink>
          <a:srgbClr val="8C9EA0"/>
        </a:folHlink>
      </a:clrScheme>
      <a:clrMap bg1="dk2" tx1="lt1" bg2="dk1" tx2="lt2" accent1="accent1" accent2="accent2" accent3="accent3" accent4="accent4" accent5="accent5" accent6="accent6" hlink="hlink" folHlink="folHlink"/>
    </a:extraClrScheme>
    <a:extraClrScheme>
      <a:clrScheme name="Capita Slide Master 13">
        <a:dk1>
          <a:srgbClr val="005B82"/>
        </a:dk1>
        <a:lt1>
          <a:srgbClr val="FFFFFF"/>
        </a:lt1>
        <a:dk2>
          <a:srgbClr val="3DB7E4"/>
        </a:dk2>
        <a:lt2>
          <a:srgbClr val="C7C2BA"/>
        </a:lt2>
        <a:accent1>
          <a:srgbClr val="3DB7E4"/>
        </a:accent1>
        <a:accent2>
          <a:srgbClr val="F0AB00"/>
        </a:accent2>
        <a:accent3>
          <a:srgbClr val="FFFFFF"/>
        </a:accent3>
        <a:accent4>
          <a:srgbClr val="004C6E"/>
        </a:accent4>
        <a:accent5>
          <a:srgbClr val="AFD8EF"/>
        </a:accent5>
        <a:accent6>
          <a:srgbClr val="D99B00"/>
        </a:accent6>
        <a:hlink>
          <a:srgbClr val="631D76"/>
        </a:hlink>
        <a:folHlink>
          <a:srgbClr val="008566"/>
        </a:folHlink>
      </a:clrScheme>
      <a:clrMap bg1="lt1" tx1="dk1" bg2="lt2" tx2="dk2" accent1="accent1" accent2="accent2" accent3="accent3" accent4="accent4" accent5="accent5" accent6="accent6" hlink="hlink" folHlink="folHlink"/>
    </a:extraClrScheme>
    <a:extraClrScheme>
      <a:clrScheme name="Capita Slide Master 14">
        <a:dk1>
          <a:srgbClr val="005B82"/>
        </a:dk1>
        <a:lt1>
          <a:srgbClr val="FFFFFF"/>
        </a:lt1>
        <a:dk2>
          <a:srgbClr val="005B82"/>
        </a:dk2>
        <a:lt2>
          <a:srgbClr val="C7C2BA"/>
        </a:lt2>
        <a:accent1>
          <a:srgbClr val="3DB7E4"/>
        </a:accent1>
        <a:accent2>
          <a:srgbClr val="F0AB00"/>
        </a:accent2>
        <a:accent3>
          <a:srgbClr val="FFFFFF"/>
        </a:accent3>
        <a:accent4>
          <a:srgbClr val="004C6E"/>
        </a:accent4>
        <a:accent5>
          <a:srgbClr val="AFD8EF"/>
        </a:accent5>
        <a:accent6>
          <a:srgbClr val="D99B00"/>
        </a:accent6>
        <a:hlink>
          <a:srgbClr val="631D76"/>
        </a:hlink>
        <a:folHlink>
          <a:srgbClr val="008566"/>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309ea106-2a53-4bac-bf2a-c3e0296d36fe">VER4MTPNC7WT-453394064-3989</_dlc_DocId>
    <_dlc_DocIdUrl xmlns="309ea106-2a53-4bac-bf2a-c3e0296d36fe">
      <Url>https://smartdcc.sharepoint.com/sites/FutureServiceManagementProgramme/_layouts/15/DocIdRedir.aspx?ID=VER4MTPNC7WT-453394064-3989</Url>
      <Description>VER4MTPNC7WT-453394064-3989</Description>
    </_dlc_DocIdUrl>
    <lcf76f155ced4ddcb4097134ff3c332f xmlns="4fc5ae3f-9b9f-4437-ac89-e5b3293ac983">
      <Terms xmlns="http://schemas.microsoft.com/office/infopath/2007/PartnerControls"/>
    </lcf76f155ced4ddcb4097134ff3c332f>
    <TaxCatchAll xmlns="af099861-8497-4a35-8ea8-f127fb0f0918"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file>

<file path=customXml/item5.xml><?xml version="1.0" encoding="utf-8"?>
<ct:contentTypeSchema xmlns:ct="http://schemas.microsoft.com/office/2006/metadata/contentType" xmlns:ma="http://schemas.microsoft.com/office/2006/metadata/properties/metaAttributes" ct:_="" ma:_="" ma:contentTypeName="Document" ma:contentTypeID="0x0101008196604B11430D43B5E710AC822D3E6D" ma:contentTypeVersion="12" ma:contentTypeDescription="Create a new document." ma:contentTypeScope="" ma:versionID="f5543841843a3c9f732f72660a8ff1ae">
  <xsd:schema xmlns:xsd="http://www.w3.org/2001/XMLSchema" xmlns:xs="http://www.w3.org/2001/XMLSchema" xmlns:p="http://schemas.microsoft.com/office/2006/metadata/properties" xmlns:ns2="309ea106-2a53-4bac-bf2a-c3e0296d36fe" xmlns:ns3="4fc5ae3f-9b9f-4437-ac89-e5b3293ac983" xmlns:ns4="af099861-8497-4a35-8ea8-f127fb0f0918" targetNamespace="http://schemas.microsoft.com/office/2006/metadata/properties" ma:root="true" ma:fieldsID="73861e387d3cbddef7bae2ca29560ac8" ns2:_="" ns3:_="" ns4:_="">
    <xsd:import namespace="309ea106-2a53-4bac-bf2a-c3e0296d36fe"/>
    <xsd:import namespace="4fc5ae3f-9b9f-4437-ac89-e5b3293ac983"/>
    <xsd:import namespace="af099861-8497-4a35-8ea8-f127fb0f0918"/>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GenerationTime" minOccurs="0"/>
                <xsd:element ref="ns3:MediaServiceEventHashCode" minOccurs="0"/>
                <xsd:element ref="ns3:MediaLengthInSeconds" minOccurs="0"/>
                <xsd:element ref="ns3:lcf76f155ced4ddcb4097134ff3c332f" minOccurs="0"/>
                <xsd:element ref="ns4: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9ea106-2a53-4bac-bf2a-c3e0296d36f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4fc5ae3f-9b9f-4437-ac89-e5b3293ac98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e1c6c84-f403-4bbd-88d7-452781fd505b"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f099861-8497-4a35-8ea8-f127fb0f0918"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c39bbcbc-95cd-468a-88a7-eeaa6b651fb3}" ma:internalName="TaxCatchAll" ma:showField="CatchAllData" ma:web="309ea106-2a53-4bac-bf2a-c3e0296d36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F56087-D723-48AB-876A-A5683C617ACA}">
  <ds:schemaRefs>
    <ds:schemaRef ds:uri="http://schemas.microsoft.com/office/2006/metadata/properties"/>
    <ds:schemaRef ds:uri="http://schemas.microsoft.com/office/infopath/2007/PartnerControls"/>
    <ds:schemaRef ds:uri="a21322f8-6d53-4d8f-86d5-5eaa607b4cb7"/>
    <ds:schemaRef ds:uri="46c2906f-6932-49f9-a313-7e8320ebc5e8"/>
  </ds:schemaRefs>
</ds:datastoreItem>
</file>

<file path=customXml/itemProps2.xml><?xml version="1.0" encoding="utf-8"?>
<ds:datastoreItem xmlns:ds="http://schemas.openxmlformats.org/officeDocument/2006/customXml" ds:itemID="{ADA1B824-829E-4A08-B29A-8400121F5DD8}">
  <ds:schemaRefs>
    <ds:schemaRef ds:uri="http://schemas.openxmlformats.org/officeDocument/2006/bibliography"/>
  </ds:schemaRefs>
</ds:datastoreItem>
</file>

<file path=customXml/itemProps3.xml><?xml version="1.0" encoding="utf-8"?>
<ds:datastoreItem xmlns:ds="http://schemas.openxmlformats.org/officeDocument/2006/customXml" ds:itemID="{42309BCA-5B8C-4B6B-A56B-CC2A52B386D4}">
  <ds:schemaRefs>
    <ds:schemaRef ds:uri="http://schemas.microsoft.com/sharepoint/v3/contenttype/forms"/>
  </ds:schemaRefs>
</ds:datastoreItem>
</file>

<file path=customXml/itemProps4.xml><?xml version="1.0" encoding="utf-8"?>
<ds:datastoreItem xmlns:ds="http://schemas.openxmlformats.org/officeDocument/2006/customXml" ds:itemID="{80EA9E50-CA7D-4384-ADAC-D7EDBDF80A3A}"/>
</file>

<file path=customXml/itemProps5.xml><?xml version="1.0" encoding="utf-8"?>
<ds:datastoreItem xmlns:ds="http://schemas.openxmlformats.org/officeDocument/2006/customXml" ds:itemID="{AC7EC7F0-2309-49EC-8DB6-35CEA15189D9}"/>
</file>

<file path=docProps/app.xml><?xml version="1.0" encoding="utf-8"?>
<Properties xmlns="http://schemas.openxmlformats.org/officeDocument/2006/extended-properties" xmlns:vt="http://schemas.openxmlformats.org/officeDocument/2006/docPropsVTypes">
  <Template>Policy Template</Template>
  <TotalTime>117</TotalTime>
  <Pages>15</Pages>
  <Words>2327</Words>
  <Characters>13264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Future Service Management High-Level Architecture Document</vt:lpstr>
    </vt:vector>
  </TitlesOfParts>
  <Company>Smart DCC Ltd</Company>
  <LinksUpToDate>false</LinksUpToDate>
  <CharactersWithSpaces>15560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Service Management High-Level Architecture Document</dc:title>
  <dc:subject/>
  <dc:creator>david.kent2@smartdcc.co.uk</dc:creator>
  <cp:keywords>policy; information; security; statememt; ISP</cp:keywords>
  <cp:lastModifiedBy>Feven, Lizzy (DCC)</cp:lastModifiedBy>
  <cp:revision>26</cp:revision>
  <cp:lastPrinted>2019-06-26T05:04:00Z</cp:lastPrinted>
  <dcterms:created xsi:type="dcterms:W3CDTF">2024-05-09T19:36:00Z</dcterms:created>
  <dcterms:modified xsi:type="dcterms:W3CDTF">2024-07-08T08:55:00Z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0x0101008196604B11430D43B5E710AC822D3E6D</vt:lpwstr>
  </property>
  <property fmtid="{D5CDD505-2E9C-101B-9397-08002B2CF9AE}" pid="3" name="SmartDCCDocumentType">
    <vt:lpwstr>12;#Template|82a2175a-bdfc-4323-9f20-6244c57ee357</vt:lpwstr>
  </property>
  <property fmtid="{D5CDD505-2E9C-101B-9397-08002B2CF9AE}" pid="4" name="TaxKeyword">
    <vt:lpwstr>135;#security|11111111-1111-1111-1111-111111111111;#229;#policy|11111111-1111-1111-1111-111111111111;#230;#statememt|7247fde7-c264-4e0e-a988-91e41304ab3c;#227;#ISP|2044d61f-32bb-4ce7-a025-9722675bfcda;#226;#information|dc7862dc-3e9e-445d-b6da-26048e9e90b5</vt:lpwstr>
  </property>
  <property fmtid="{D5CDD505-2E9C-101B-9397-08002B2CF9AE}" pid="5" name="SmartDCCSecurityClassification">
    <vt:lpwstr>3;#DCC Controlled|acf3b25a-0f54-496a-874b-0b3cadfe1240</vt:lpwstr>
  </property>
  <property fmtid="{D5CDD505-2E9C-101B-9397-08002B2CF9AE}" pid="6" name="SmartDCCFunction">
    <vt:lpwstr>38;#Industry|bbaad8c7-5b5a-4145-9d90-7af8a96273ae</vt:lpwstr>
  </property>
  <property fmtid="{D5CDD505-2E9C-101B-9397-08002B2CF9AE}" pid="7" name="Knowledge Type">
    <vt:lpwstr/>
  </property>
  <property fmtid="{D5CDD505-2E9C-101B-9397-08002B2CF9AE}" pid="8" name="SmartDCCOrganisation">
    <vt:lpwstr/>
  </property>
  <property fmtid="{D5CDD505-2E9C-101B-9397-08002B2CF9AE}" pid="9" name="TaxKeywordTaxHTField">
    <vt:lpwstr>security|11111111-1111-1111-1111-111111111111;policy|11111111-1111-1111-1111-111111111111;statememt|7247fde7-c264-4e0e-a988-91e41304ab3c;ISP|2044d61f-32bb-4ce7-a025-9722675bfcda;information|dc7862dc-3e9e-445d-b6da-26048e9e90b5</vt:lpwstr>
  </property>
  <property fmtid="{D5CDD505-2E9C-101B-9397-08002B2CF9AE}" pid="10" name="e77b8c9b053541d682be06521c9f1825">
    <vt:lpwstr/>
  </property>
  <property fmtid="{D5CDD505-2E9C-101B-9397-08002B2CF9AE}" pid="11" name="SmartDCCSecurityClassificationTaxHTField0">
    <vt:lpwstr>DCC Controlled|acf3b25a-0f54-496a-874b-0b3cadfe1240</vt:lpwstr>
  </property>
  <property fmtid="{D5CDD505-2E9C-101B-9397-08002B2CF9AE}" pid="12" name="Order">
    <vt:r8>1400</vt:r8>
  </property>
  <property fmtid="{D5CDD505-2E9C-101B-9397-08002B2CF9AE}" pid="13" name="SmartDCCDocumentTypeTaxHTField0">
    <vt:lpwstr>Template|82a2175a-bdfc-4323-9f20-6244c57ee357</vt:lpwstr>
  </property>
  <property fmtid="{D5CDD505-2E9C-101B-9397-08002B2CF9AE}" pid="14" name="xd_Signature">
    <vt:bool>false</vt:bool>
  </property>
  <property fmtid="{D5CDD505-2E9C-101B-9397-08002B2CF9AE}" pid="15" name="xd_ProgID">
    <vt:lpwstr/>
  </property>
  <property fmtid="{D5CDD505-2E9C-101B-9397-08002B2CF9AE}" pid="16" name="ComplianceAssetId">
    <vt:lpwstr/>
  </property>
  <property fmtid="{D5CDD505-2E9C-101B-9397-08002B2CF9AE}" pid="17" name="TemplateUrl">
    <vt:lpwstr/>
  </property>
  <property fmtid="{D5CDD505-2E9C-101B-9397-08002B2CF9AE}" pid="18" name="SmartDCCFunctionTaxHTField0">
    <vt:lpwstr>Industry|bbaad8c7-5b5a-4145-9d90-7af8a96273ae</vt:lpwstr>
  </property>
  <property fmtid="{D5CDD505-2E9C-101B-9397-08002B2CF9AE}" pid="19" name="_ExtendedDescription">
    <vt:lpwstr/>
  </property>
  <property fmtid="{D5CDD505-2E9C-101B-9397-08002B2CF9AE}" pid="20" name="MSIP_Label_6f620784-d3c8-4627-b614-0de6b80cc1d8_Enabled">
    <vt:lpwstr>true</vt:lpwstr>
  </property>
  <property fmtid="{D5CDD505-2E9C-101B-9397-08002B2CF9AE}" pid="21" name="MSIP_Label_6f620784-d3c8-4627-b614-0de6b80cc1d8_SetDate">
    <vt:lpwstr>2022-04-05T15:51:32Z</vt:lpwstr>
  </property>
  <property fmtid="{D5CDD505-2E9C-101B-9397-08002B2CF9AE}" pid="22" name="MSIP_Label_6f620784-d3c8-4627-b614-0de6b80cc1d8_Method">
    <vt:lpwstr>Privileged</vt:lpwstr>
  </property>
  <property fmtid="{D5CDD505-2E9C-101B-9397-08002B2CF9AE}" pid="23" name="MSIP_Label_6f620784-d3c8-4627-b614-0de6b80cc1d8_Name">
    <vt:lpwstr>DCC Controlled</vt:lpwstr>
  </property>
  <property fmtid="{D5CDD505-2E9C-101B-9397-08002B2CF9AE}" pid="24" name="MSIP_Label_6f620784-d3c8-4627-b614-0de6b80cc1d8_SiteId">
    <vt:lpwstr>d77ea84a-f7fd-4928-b8a3-64763b0a7710</vt:lpwstr>
  </property>
  <property fmtid="{D5CDD505-2E9C-101B-9397-08002B2CF9AE}" pid="25" name="MSIP_Label_6f620784-d3c8-4627-b614-0de6b80cc1d8_ActionId">
    <vt:lpwstr>28403f4c-4d18-457f-b426-62f351a5a5f1</vt:lpwstr>
  </property>
  <property fmtid="{D5CDD505-2E9C-101B-9397-08002B2CF9AE}" pid="26" name="MSIP_Label_6f620784-d3c8-4627-b614-0de6b80cc1d8_ContentBits">
    <vt:lpwstr>3</vt:lpwstr>
  </property>
  <property fmtid="{D5CDD505-2E9C-101B-9397-08002B2CF9AE}" pid="27" name="MediaServiceImageTags">
    <vt:lpwstr/>
  </property>
  <property fmtid="{D5CDD505-2E9C-101B-9397-08002B2CF9AE}" pid="28" name="DCCRelease">
    <vt:lpwstr/>
  </property>
  <property fmtid="{D5CDD505-2E9C-101B-9397-08002B2CF9AE}" pid="29" name="DCCDocumentStatus">
    <vt:lpwstr>10;#Draft|c06905f3-494c-4038-855b-e81c92da360b</vt:lpwstr>
  </property>
  <property fmtid="{D5CDD505-2E9C-101B-9397-08002B2CF9AE}" pid="30" name="DCCDepartment">
    <vt:lpwstr>13;#CTO|25a330eb-5233-40bf-b777-4d83a6dd719a</vt:lpwstr>
  </property>
  <property fmtid="{D5CDD505-2E9C-101B-9397-08002B2CF9AE}" pid="31" name="_dlc_DocIdItemGuid">
    <vt:lpwstr>2b4e8c76-9022-4545-89a9-3674c2ce44e1</vt:lpwstr>
  </property>
</Properties>
</file>